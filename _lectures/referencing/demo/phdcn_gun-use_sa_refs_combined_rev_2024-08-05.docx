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CB80F" w14:textId="77777777" w:rsidR="00FF5437" w:rsidRDefault="00FF5437" w:rsidP="00AC2069">
      <w:pPr>
        <w:pStyle w:val="Paragraph"/>
        <w:spacing w:before="0"/>
        <w:ind w:firstLine="0"/>
        <w:rPr>
          <w:b/>
          <w:smallCaps/>
        </w:rPr>
      </w:pPr>
      <w:r>
        <w:rPr>
          <w:b/>
          <w:smallCaps/>
        </w:rPr>
        <w:t>Front Matter</w:t>
      </w:r>
    </w:p>
    <w:p w14:paraId="0E5DDF9C" w14:textId="77777777" w:rsidR="00FF5437" w:rsidRPr="00FF5437" w:rsidRDefault="00FF5437" w:rsidP="00AC2069">
      <w:pPr>
        <w:pStyle w:val="Paragraph"/>
        <w:spacing w:before="0"/>
        <w:ind w:firstLine="0"/>
        <w:rPr>
          <w:b/>
          <w:smallCaps/>
        </w:rPr>
      </w:pPr>
    </w:p>
    <w:p w14:paraId="42581413" w14:textId="77777777" w:rsidR="00EB6D47" w:rsidRPr="00A4424B" w:rsidRDefault="00A16C38" w:rsidP="00AC2069">
      <w:pPr>
        <w:pStyle w:val="Head"/>
        <w:spacing w:before="0" w:after="0"/>
        <w:jc w:val="left"/>
        <w:rPr>
          <w:sz w:val="24"/>
          <w:szCs w:val="24"/>
        </w:rPr>
      </w:pPr>
      <w:r>
        <w:rPr>
          <w:sz w:val="24"/>
          <w:szCs w:val="24"/>
        </w:rPr>
        <w:t>Title</w:t>
      </w:r>
      <w:r w:rsidR="00EB6D47" w:rsidRPr="00A4424B">
        <w:rPr>
          <w:sz w:val="24"/>
          <w:szCs w:val="24"/>
        </w:rPr>
        <w:t xml:space="preserve"> </w:t>
      </w:r>
    </w:p>
    <w:p w14:paraId="13F731C2" w14:textId="77777777" w:rsidR="0043599A" w:rsidRDefault="0043599A" w:rsidP="0043599A">
      <w:pPr>
        <w:pStyle w:val="Head"/>
        <w:spacing w:before="0" w:after="0"/>
        <w:ind w:left="720"/>
        <w:jc w:val="left"/>
        <w:rPr>
          <w:bCs w:val="0"/>
          <w:sz w:val="24"/>
          <w:szCs w:val="24"/>
        </w:rPr>
      </w:pPr>
      <w:r w:rsidRPr="0043599A">
        <w:rPr>
          <w:bCs w:val="0"/>
          <w:sz w:val="24"/>
          <w:szCs w:val="24"/>
        </w:rPr>
        <w:t>Long Title</w:t>
      </w:r>
    </w:p>
    <w:p w14:paraId="502A8F21" w14:textId="5736948E" w:rsidR="00312D6D" w:rsidRPr="0043599A" w:rsidRDefault="00312D6D" w:rsidP="0043599A">
      <w:pPr>
        <w:pStyle w:val="Head"/>
        <w:spacing w:before="0" w:after="0"/>
        <w:ind w:left="720"/>
        <w:jc w:val="left"/>
        <w:rPr>
          <w:bCs w:val="0"/>
          <w:sz w:val="24"/>
          <w:szCs w:val="24"/>
        </w:rPr>
      </w:pPr>
      <w:r w:rsidRPr="00312D6D">
        <w:rPr>
          <w:b w:val="0"/>
          <w:sz w:val="24"/>
          <w:szCs w:val="24"/>
        </w:rPr>
        <w:t xml:space="preserve">Dual </w:t>
      </w:r>
      <w:r w:rsidR="00886033">
        <w:rPr>
          <w:b w:val="0"/>
          <w:sz w:val="24"/>
          <w:szCs w:val="24"/>
        </w:rPr>
        <w:t xml:space="preserve">Pathways </w:t>
      </w:r>
      <w:r w:rsidRPr="00312D6D">
        <w:rPr>
          <w:b w:val="0"/>
          <w:sz w:val="24"/>
          <w:szCs w:val="24"/>
        </w:rPr>
        <w:t xml:space="preserve">of Concealed Gun Carrying and Use from Adolescence to Adulthood over a 25-Year Era of Change </w:t>
      </w:r>
    </w:p>
    <w:p w14:paraId="084D52BB" w14:textId="77777777" w:rsidR="005806A3" w:rsidRDefault="005806A3" w:rsidP="0043599A">
      <w:pPr>
        <w:pStyle w:val="Head"/>
        <w:spacing w:before="0" w:after="0"/>
        <w:ind w:left="720"/>
        <w:jc w:val="left"/>
        <w:rPr>
          <w:bCs w:val="0"/>
          <w:sz w:val="24"/>
          <w:szCs w:val="24"/>
        </w:rPr>
      </w:pPr>
    </w:p>
    <w:p w14:paraId="3FDF04A9" w14:textId="0885990E" w:rsidR="0043599A" w:rsidRDefault="0043599A" w:rsidP="0043599A">
      <w:pPr>
        <w:pStyle w:val="Head"/>
        <w:spacing w:before="0" w:after="0"/>
        <w:ind w:left="720"/>
        <w:jc w:val="left"/>
        <w:rPr>
          <w:bCs w:val="0"/>
          <w:sz w:val="24"/>
          <w:szCs w:val="24"/>
        </w:rPr>
      </w:pPr>
      <w:r w:rsidRPr="0043599A">
        <w:rPr>
          <w:bCs w:val="0"/>
          <w:sz w:val="24"/>
          <w:szCs w:val="24"/>
        </w:rPr>
        <w:t>Short Title</w:t>
      </w:r>
    </w:p>
    <w:p w14:paraId="5028D231" w14:textId="52F240F9" w:rsidR="004A10BE" w:rsidRPr="0043599A" w:rsidRDefault="0043599A" w:rsidP="0043599A">
      <w:pPr>
        <w:pStyle w:val="Head"/>
        <w:spacing w:before="0" w:after="0"/>
        <w:ind w:left="720"/>
        <w:jc w:val="left"/>
        <w:rPr>
          <w:bCs w:val="0"/>
          <w:sz w:val="24"/>
          <w:szCs w:val="24"/>
        </w:rPr>
      </w:pPr>
      <w:r w:rsidRPr="0043599A">
        <w:rPr>
          <w:b w:val="0"/>
          <w:sz w:val="24"/>
          <w:szCs w:val="24"/>
        </w:rPr>
        <w:t xml:space="preserve">Dual </w:t>
      </w:r>
      <w:r w:rsidR="009C3F70" w:rsidRPr="0043599A">
        <w:rPr>
          <w:b w:val="0"/>
          <w:sz w:val="24"/>
          <w:szCs w:val="24"/>
        </w:rPr>
        <w:t>P</w:t>
      </w:r>
      <w:r w:rsidR="009C3F70">
        <w:rPr>
          <w:b w:val="0"/>
          <w:sz w:val="24"/>
          <w:szCs w:val="24"/>
        </w:rPr>
        <w:t>athways</w:t>
      </w:r>
      <w:r w:rsidR="009C3F70" w:rsidRPr="0043599A">
        <w:rPr>
          <w:b w:val="0"/>
          <w:sz w:val="24"/>
          <w:szCs w:val="24"/>
        </w:rPr>
        <w:t xml:space="preserve"> </w:t>
      </w:r>
      <w:r w:rsidRPr="0043599A">
        <w:rPr>
          <w:b w:val="0"/>
          <w:sz w:val="24"/>
          <w:szCs w:val="24"/>
        </w:rPr>
        <w:t>of Concealed Gun Carrying and Use</w:t>
      </w:r>
      <w:r w:rsidR="005B36C0">
        <w:rPr>
          <w:b w:val="0"/>
          <w:sz w:val="24"/>
          <w:szCs w:val="24"/>
        </w:rPr>
        <w:t xml:space="preserve"> </w:t>
      </w:r>
    </w:p>
    <w:p w14:paraId="49148707" w14:textId="77777777" w:rsidR="004A10BE" w:rsidRDefault="004A10BE" w:rsidP="00AC2069">
      <w:pPr>
        <w:pStyle w:val="Head"/>
        <w:spacing w:before="0" w:after="0"/>
      </w:pPr>
    </w:p>
    <w:p w14:paraId="338D0098" w14:textId="77777777" w:rsidR="00A16C38" w:rsidRDefault="004A10BE" w:rsidP="00AC2069">
      <w:pPr>
        <w:pStyle w:val="Teaser"/>
        <w:spacing w:before="0"/>
      </w:pPr>
      <w:r w:rsidRPr="00987EE5">
        <w:rPr>
          <w:b/>
        </w:rPr>
        <w:t>Authors</w:t>
      </w:r>
    </w:p>
    <w:p w14:paraId="51A7649F" w14:textId="74135B29" w:rsidR="00A16C38" w:rsidRPr="0095017F" w:rsidRDefault="00312D6D" w:rsidP="0095017F">
      <w:pPr>
        <w:pStyle w:val="Teaser"/>
        <w:spacing w:before="0"/>
        <w:ind w:firstLine="720"/>
        <w:rPr>
          <w:vertAlign w:val="superscript"/>
        </w:rPr>
      </w:pPr>
      <w:r>
        <w:rPr>
          <w:color w:val="000000"/>
        </w:rPr>
        <w:t>Charles C. Lanfear</w:t>
      </w:r>
      <w:r w:rsidR="00F31380">
        <w:rPr>
          <w:color w:val="000000"/>
        </w:rPr>
        <w:t>,</w:t>
      </w:r>
      <w:r w:rsidR="002542CA" w:rsidRPr="00A06077">
        <w:rPr>
          <w:color w:val="000000"/>
          <w:vertAlign w:val="superscript"/>
        </w:rPr>
        <w:t>1</w:t>
      </w:r>
      <w:r w:rsidR="002542CA" w:rsidRPr="00A06077">
        <w:rPr>
          <w:color w:val="000000"/>
        </w:rPr>
        <w:t xml:space="preserve">* </w:t>
      </w:r>
      <w:r w:rsidR="004B0E6F">
        <w:rPr>
          <w:color w:val="000000"/>
        </w:rPr>
        <w:t>David S. Kirk</w:t>
      </w:r>
      <w:r w:rsidR="00F31380">
        <w:rPr>
          <w:color w:val="000000"/>
        </w:rPr>
        <w:t>,</w:t>
      </w:r>
      <w:r w:rsidR="00476160">
        <w:rPr>
          <w:color w:val="000000"/>
          <w:vertAlign w:val="superscript"/>
        </w:rPr>
        <w:t>2</w:t>
      </w:r>
      <w:r w:rsidR="004B0E6F">
        <w:rPr>
          <w:color w:val="000000"/>
        </w:rPr>
        <w:t xml:space="preserve"> Robert J. Sampson</w:t>
      </w:r>
      <w:r w:rsidR="00476160">
        <w:rPr>
          <w:color w:val="000000"/>
          <w:vertAlign w:val="superscript"/>
        </w:rPr>
        <w:t>3</w:t>
      </w:r>
    </w:p>
    <w:p w14:paraId="3A4E959D" w14:textId="77777777" w:rsidR="00A16C38" w:rsidRDefault="00A16C38" w:rsidP="00AC2069">
      <w:pPr>
        <w:pStyle w:val="Paragraph"/>
        <w:spacing w:before="0"/>
        <w:ind w:firstLine="0"/>
        <w:rPr>
          <w:b/>
        </w:rPr>
      </w:pPr>
    </w:p>
    <w:p w14:paraId="73CE72BC" w14:textId="77777777" w:rsidR="00A4424B" w:rsidRDefault="004A10BE" w:rsidP="00AC2069">
      <w:pPr>
        <w:pStyle w:val="Paragraph"/>
        <w:spacing w:before="0"/>
        <w:ind w:firstLine="0"/>
      </w:pPr>
      <w:r w:rsidRPr="008E391A">
        <w:rPr>
          <w:b/>
        </w:rPr>
        <w:t>Affiliations</w:t>
      </w:r>
      <w:r w:rsidR="00A4424B" w:rsidRPr="00A4424B">
        <w:t xml:space="preserve"> </w:t>
      </w:r>
    </w:p>
    <w:p w14:paraId="24E109DA" w14:textId="19ACFADE" w:rsidR="00312D6D" w:rsidRDefault="00312D6D" w:rsidP="00AC2069">
      <w:pPr>
        <w:pStyle w:val="Paragraph"/>
        <w:spacing w:before="0"/>
      </w:pPr>
      <w:r w:rsidRPr="004B0E6F">
        <w:rPr>
          <w:vertAlign w:val="superscript"/>
        </w:rPr>
        <w:t>1</w:t>
      </w:r>
      <w:r>
        <w:t xml:space="preserve"> Institute of Criminology, University of Cambridge</w:t>
      </w:r>
      <w:r w:rsidR="00A0540A">
        <w:t>, Cambridge, CB3 9DA, UK</w:t>
      </w:r>
      <w:r w:rsidR="004B0E6F">
        <w:t>.</w:t>
      </w:r>
    </w:p>
    <w:p w14:paraId="7A4C4FE7" w14:textId="77C31D27" w:rsidR="00476160" w:rsidRPr="00A0540A" w:rsidRDefault="00476160" w:rsidP="00476160">
      <w:pPr>
        <w:pStyle w:val="Paragraph"/>
        <w:spacing w:before="0"/>
      </w:pPr>
      <w:r>
        <w:rPr>
          <w:vertAlign w:val="superscript"/>
        </w:rPr>
        <w:t>2</w:t>
      </w:r>
      <w:r>
        <w:t xml:space="preserve"> Department of Criminology, University of Pennsylvania, Philadelphia, PA 19104, USA.</w:t>
      </w:r>
    </w:p>
    <w:p w14:paraId="7980F388" w14:textId="13426425" w:rsidR="00312D6D" w:rsidRDefault="00476160" w:rsidP="00AC2069">
      <w:pPr>
        <w:pStyle w:val="Paragraph"/>
        <w:spacing w:before="0"/>
      </w:pPr>
      <w:r>
        <w:rPr>
          <w:vertAlign w:val="superscript"/>
        </w:rPr>
        <w:t>3</w:t>
      </w:r>
      <w:r w:rsidR="00312D6D">
        <w:t xml:space="preserve"> Department of Sociology, Harvard University</w:t>
      </w:r>
      <w:r w:rsidR="00A0540A">
        <w:t>,</w:t>
      </w:r>
      <w:r w:rsidR="00A0540A" w:rsidRPr="00A0540A">
        <w:t xml:space="preserve"> Cambridge, MA 02138, USA</w:t>
      </w:r>
      <w:r w:rsidR="004B0E6F">
        <w:t>.</w:t>
      </w:r>
    </w:p>
    <w:p w14:paraId="3CF7D94D" w14:textId="77777777" w:rsidR="00312D6D" w:rsidRDefault="00312D6D" w:rsidP="00AC2069">
      <w:pPr>
        <w:pStyle w:val="Paragraph"/>
        <w:spacing w:before="0"/>
      </w:pPr>
    </w:p>
    <w:p w14:paraId="1B9D5018" w14:textId="483C0496" w:rsidR="004B0E6F" w:rsidRDefault="004B0E6F" w:rsidP="00AC2069">
      <w:pPr>
        <w:pStyle w:val="Paragraph"/>
        <w:spacing w:before="0"/>
      </w:pPr>
      <w:r w:rsidRPr="004B0E6F">
        <w:t>*</w:t>
      </w:r>
      <w:r>
        <w:t xml:space="preserve"> Corresponding author</w:t>
      </w:r>
      <w:r w:rsidR="00A0540A">
        <w:t>, cl948@cam.ac.uk</w:t>
      </w:r>
    </w:p>
    <w:p w14:paraId="790DECD4" w14:textId="77777777" w:rsidR="00A16C38" w:rsidRDefault="00A16C38" w:rsidP="00AC2069">
      <w:pPr>
        <w:pStyle w:val="AbstractSummary"/>
        <w:shd w:val="clear" w:color="auto" w:fill="FFFFFF"/>
        <w:spacing w:before="0"/>
        <w:rPr>
          <w:b/>
        </w:rPr>
      </w:pPr>
    </w:p>
    <w:p w14:paraId="264374C8" w14:textId="77777777" w:rsidR="007E1FBC" w:rsidRDefault="004A10BE" w:rsidP="00AC2069">
      <w:pPr>
        <w:pStyle w:val="AbstractSummary"/>
        <w:spacing w:before="0"/>
      </w:pPr>
      <w:r w:rsidRPr="00987EE5">
        <w:rPr>
          <w:b/>
        </w:rPr>
        <w:t>Abstract</w:t>
      </w:r>
    </w:p>
    <w:p w14:paraId="5B161352" w14:textId="705DC181" w:rsidR="00653991" w:rsidRPr="00653991" w:rsidRDefault="006341E2" w:rsidP="006341E2">
      <w:pPr>
        <w:ind w:left="720"/>
        <w:rPr>
          <w:sz w:val="24"/>
          <w:szCs w:val="24"/>
        </w:rPr>
      </w:pPr>
      <w:bookmarkStart w:id="0" w:name="_Hlk172813756"/>
      <w:r w:rsidRPr="00D9675D">
        <w:rPr>
          <w:sz w:val="24"/>
          <w:szCs w:val="24"/>
        </w:rPr>
        <w:t xml:space="preserve">Most homicides in the U.S. are committed using a handgun, but little research examines gun carrying over critical stages of the life course and changing contexts of violence. Notably, although </w:t>
      </w:r>
      <w:proofErr w:type="gramStart"/>
      <w:r w:rsidRPr="00D9675D">
        <w:rPr>
          <w:sz w:val="24"/>
          <w:szCs w:val="24"/>
        </w:rPr>
        <w:t>the majority of</w:t>
      </w:r>
      <w:proofErr w:type="gramEnd"/>
      <w:r w:rsidRPr="00D9675D">
        <w:rPr>
          <w:sz w:val="24"/>
          <w:szCs w:val="24"/>
        </w:rPr>
        <w:t xml:space="preserve"> handgun homicides are committed by adults, most research on concealed gun carrying focuses on adolescents in single cohort studies. Using more than 25 years of longitudinal multi-cohort data from Chicago, 1994-2021, we show </w:t>
      </w:r>
      <w:r>
        <w:rPr>
          <w:sz w:val="24"/>
          <w:szCs w:val="24"/>
        </w:rPr>
        <w:t xml:space="preserve">that </w:t>
      </w:r>
      <w:r w:rsidRPr="00D9675D">
        <w:rPr>
          <w:sz w:val="24"/>
          <w:szCs w:val="24"/>
        </w:rPr>
        <w:t xml:space="preserve">pathways of concealed gun carrying are distinct between adolescence and adulthood. </w:t>
      </w:r>
      <w:r>
        <w:rPr>
          <w:sz w:val="24"/>
          <w:szCs w:val="24"/>
        </w:rPr>
        <w:t>Ad</w:t>
      </w:r>
      <w:r w:rsidRPr="00D9675D">
        <w:rPr>
          <w:sz w:val="24"/>
          <w:szCs w:val="24"/>
        </w:rPr>
        <w:t>olescent carrying is often age-limited and responsive to direct exposure to gun violence (witnessing and victimization), while adult carrying is a persistent behavior that is less tied to direct exposure. The onset of concealed carry is also a strong predictor of later gun use (shooting or brandishing)</w:t>
      </w:r>
      <w:r w:rsidR="00664B3A">
        <w:rPr>
          <w:sz w:val="24"/>
          <w:szCs w:val="24"/>
        </w:rPr>
        <w:t>,</w:t>
      </w:r>
      <w:r w:rsidRPr="00D9675D">
        <w:rPr>
          <w:sz w:val="24"/>
          <w:szCs w:val="24"/>
        </w:rPr>
        <w:t xml:space="preserve"> and we find distinct patterns of gun use between individuals who first carry in adolescence versus adulthood. </w:t>
      </w:r>
      <w:r w:rsidRPr="00653991">
        <w:rPr>
          <w:sz w:val="24"/>
          <w:szCs w:val="24"/>
        </w:rPr>
        <w:t xml:space="preserve">We discuss the </w:t>
      </w:r>
      <w:r>
        <w:rPr>
          <w:sz w:val="24"/>
          <w:szCs w:val="24"/>
        </w:rPr>
        <w:t xml:space="preserve">implications of these dual pathways </w:t>
      </w:r>
      <w:r w:rsidRPr="00653991">
        <w:rPr>
          <w:sz w:val="24"/>
          <w:szCs w:val="24"/>
        </w:rPr>
        <w:t xml:space="preserve">for </w:t>
      </w:r>
      <w:r>
        <w:rPr>
          <w:sz w:val="24"/>
          <w:szCs w:val="24"/>
        </w:rPr>
        <w:t>research</w:t>
      </w:r>
      <w:r w:rsidRPr="00653991">
        <w:rPr>
          <w:sz w:val="24"/>
          <w:szCs w:val="24"/>
        </w:rPr>
        <w:t xml:space="preserve"> and policies on firearm use.</w:t>
      </w:r>
      <w:bookmarkEnd w:id="0"/>
      <w:r w:rsidR="00653991" w:rsidRPr="00653991">
        <w:rPr>
          <w:sz w:val="24"/>
          <w:szCs w:val="24"/>
        </w:rPr>
        <w:t xml:space="preserve">   </w:t>
      </w:r>
    </w:p>
    <w:p w14:paraId="6E6ADBFF" w14:textId="77777777" w:rsidR="003921A6" w:rsidRDefault="003921A6" w:rsidP="003921A6">
      <w:pPr>
        <w:pStyle w:val="AbstractSummary"/>
        <w:spacing w:before="0"/>
      </w:pPr>
    </w:p>
    <w:p w14:paraId="7C71CFFA" w14:textId="3F6E3A82" w:rsidR="007E1FBC" w:rsidRDefault="00FC2185" w:rsidP="00AC2069">
      <w:pPr>
        <w:pStyle w:val="Paragraph"/>
        <w:spacing w:before="0"/>
        <w:ind w:firstLine="0"/>
        <w:rPr>
          <w:b/>
        </w:rPr>
      </w:pPr>
      <w:r>
        <w:rPr>
          <w:b/>
        </w:rPr>
        <w:t>Teaser</w:t>
      </w:r>
    </w:p>
    <w:p w14:paraId="02C769B1" w14:textId="6347BCAC" w:rsidR="00FC2185" w:rsidRDefault="002B312D" w:rsidP="00A320EB">
      <w:pPr>
        <w:pStyle w:val="Paragraph"/>
        <w:spacing w:before="0"/>
        <w:ind w:left="720" w:firstLine="0"/>
      </w:pPr>
      <w:r w:rsidRPr="002B312D">
        <w:t>Distinct patterns by life-course stage—adolescence versus adulthood—</w:t>
      </w:r>
      <w:r w:rsidR="00705F99">
        <w:t>reveal</w:t>
      </w:r>
      <w:r w:rsidRPr="002B312D">
        <w:t xml:space="preserve"> dual </w:t>
      </w:r>
      <w:r w:rsidR="003E5A00">
        <w:t>pathway</w:t>
      </w:r>
      <w:r w:rsidR="00705F99">
        <w:t>s</w:t>
      </w:r>
      <w:r w:rsidR="003E5A00" w:rsidRPr="002B312D">
        <w:t xml:space="preserve"> </w:t>
      </w:r>
      <w:r w:rsidRPr="002B312D">
        <w:t xml:space="preserve">for concealed gun carrying </w:t>
      </w:r>
      <w:r w:rsidR="00286737">
        <w:t>and</w:t>
      </w:r>
      <w:r w:rsidRPr="002B312D">
        <w:t xml:space="preserve"> gun use</w:t>
      </w:r>
      <w:r w:rsidR="002A7801">
        <w:t>.</w:t>
      </w:r>
    </w:p>
    <w:p w14:paraId="664AC945" w14:textId="77777777" w:rsidR="00D01E68" w:rsidRDefault="00D01E68" w:rsidP="00A320EB">
      <w:pPr>
        <w:pStyle w:val="Paragraph"/>
        <w:spacing w:before="0"/>
        <w:ind w:left="720" w:firstLine="0"/>
      </w:pPr>
    </w:p>
    <w:p w14:paraId="1D96D15E" w14:textId="7A8BDEC0" w:rsidR="00D01E68" w:rsidRDefault="00D01E68">
      <w:pPr>
        <w:rPr>
          <w:rFonts w:eastAsia="Times New Roman"/>
          <w:sz w:val="24"/>
          <w:szCs w:val="24"/>
        </w:rPr>
      </w:pPr>
      <w:r>
        <w:br w:type="page"/>
      </w:r>
    </w:p>
    <w:p w14:paraId="3544ADEB" w14:textId="77777777" w:rsidR="004A10BE" w:rsidRPr="00FF5437" w:rsidRDefault="007E1FBC" w:rsidP="00AC2069">
      <w:pPr>
        <w:pStyle w:val="Paragraph"/>
        <w:spacing w:before="0"/>
        <w:ind w:firstLine="0"/>
        <w:rPr>
          <w:b/>
          <w:smallCaps/>
        </w:rPr>
      </w:pPr>
      <w:r w:rsidRPr="00FF5437">
        <w:rPr>
          <w:b/>
          <w:smallCaps/>
        </w:rPr>
        <w:lastRenderedPageBreak/>
        <w:t>MAIN TEXT</w:t>
      </w:r>
    </w:p>
    <w:p w14:paraId="0A11F228" w14:textId="77777777" w:rsidR="00DF2EEA" w:rsidRDefault="00DF2EEA" w:rsidP="00AC2069">
      <w:pPr>
        <w:pStyle w:val="Paragraph"/>
        <w:spacing w:before="0"/>
        <w:ind w:firstLine="0"/>
        <w:rPr>
          <w:b/>
        </w:rPr>
      </w:pPr>
    </w:p>
    <w:p w14:paraId="6D8396FC" w14:textId="77777777" w:rsidR="004A10BE" w:rsidRDefault="004A10BE" w:rsidP="00AC2069">
      <w:pPr>
        <w:pStyle w:val="Paragraph"/>
        <w:spacing w:before="0"/>
        <w:ind w:firstLine="0"/>
        <w:rPr>
          <w:b/>
        </w:rPr>
      </w:pPr>
      <w:r>
        <w:rPr>
          <w:b/>
        </w:rPr>
        <w:t>Introduction</w:t>
      </w:r>
    </w:p>
    <w:p w14:paraId="103750B6" w14:textId="33C57DB7" w:rsidR="00056615" w:rsidRDefault="0021437D" w:rsidP="007054A1">
      <w:pPr>
        <w:spacing w:after="100" w:afterAutospacing="1"/>
        <w:ind w:left="720"/>
        <w:rPr>
          <w:rFonts w:eastAsia="Times New Roman"/>
          <w:sz w:val="24"/>
          <w:szCs w:val="24"/>
        </w:rPr>
      </w:pPr>
      <w:bookmarkStart w:id="1" w:name="_Hlk173599820"/>
      <w:r w:rsidRPr="002B312D">
        <w:rPr>
          <w:rFonts w:eastAsia="Times New Roman"/>
          <w:sz w:val="24"/>
          <w:szCs w:val="24"/>
        </w:rPr>
        <w:t>A known fact is that most homicides in the US are committed with a firearm, and of those, the vast majority are committed with a handgun. Between 1995 and 2021, for example, 89% of homicides with a known firearm were committed using a handgun</w:t>
      </w:r>
      <w:r>
        <w:rPr>
          <w:rFonts w:eastAsia="Times New Roman"/>
          <w:sz w:val="24"/>
          <w:szCs w:val="24"/>
        </w:rPr>
        <w:t xml:space="preserve"> </w:t>
      </w:r>
      <w:r>
        <w:rPr>
          <w:rFonts w:eastAsia="Times New Roman"/>
          <w:sz w:val="24"/>
          <w:szCs w:val="24"/>
        </w:rPr>
        <w:fldChar w:fldCharType="begin"/>
      </w:r>
      <w:r w:rsidR="006C3196">
        <w:rPr>
          <w:rFonts w:eastAsia="Times New Roman"/>
          <w:sz w:val="24"/>
          <w:szCs w:val="24"/>
        </w:rPr>
        <w:instrText xml:space="preserve"> ADDIN ZOTERO_ITEM CSL_CITATION {"citationID":"DoWgnzFR","properties":{"formattedCitation":"({\\i{}1})","plainCitation":"(1)","noteIndex":0},"citationItems":[{"id":1110,"uris":["http://zotero.org/users/2376427/items/LNIBAWF9"],"itemData":{"id":1110,"type":"dataset","abstract":"&lt;b&gt;&lt;b&gt;For a comprehensive guide to this data and other UCR data, please see my book at ucrbook.com&lt;/b&gt;&lt;/b&gt;&lt;b&gt;&lt;br&gt;&lt;/b&gt;&lt;b&gt;Version 12 release notes:&lt;br&gt;&lt;/b&gt;&lt;b&gt;&lt;/b&gt;Adds 2021 data.&lt;br&gt;&lt;b&gt;Version 11 release notes:&lt;/b&gt;Adds 2020 data. &lt;br&gt;Please note that the FBI has retired UCR data ending in 2020 data so this will be the last SHR data they release. &lt;br&gt;Changes .rda file to .rds.&lt;br&gt;&lt;b&gt;Version 10 release notes:&lt;/b&gt;Changes release notes description, does not change data.&lt;b&gt;Version 9 release notes:&lt;/b&gt;&lt;b&gt;&lt;/b&gt;Adds 2019 data.&lt;br&gt;&lt;b&gt;Version 8 release notes:&lt;/b&gt;&lt;br&gt;Adds 2018 data.Changes source of data for years 1985-2018 to be directly from the FBI. 2018 data was received via email from the FBI, 2016-2017 is from the FBI who mailed me a DVD, and 1985-2015 data is from the FBI's Crime Data Explorer site (https://crime-data-explorer.fr.cloud.gov/downloads-and-docs).Adds .csv version of the data.Makes minor changes to value labels for consistency and to fix grammar. &lt;br&gt;&lt;b&gt;Version 7 release notes:&lt;/b&gt;&lt;br&gt;Changes project name to avoid confusing this data for the ones done by NACJD.&lt;b&gt;Version 6 release notes:&lt;/b&gt;Adds 2017 data.&lt;b&gt;&lt;br&gt;&lt;/b&gt;&lt;b&gt;Version 5 release notes:&lt;/b&gt;Adds 2016 data.Standardizes the \"group\" column which categorizes cities and counties by population.Arrange rows in descending order by year and ascending order by ORI. &lt;br&gt;&lt;b&gt;Version 4 release notes: &lt;b&gt;&lt;br&gt;&lt;/b&gt;&lt;/b&gt;Fix bug where Philadelphia Police Department had incorrect FIPS county code. &lt;b&gt;Version 3 Release Notes:&lt;/b&gt;Merges data with LEAIC data to add FIPS codes, census codes, agency type variables, and ORI9 variable.Change column names for relationship variables from offender_n_relation_to_victim_1 to victim_1_relation_to_offender_n to better indicate that all relationship are victim 1's relationship to each offender. &lt;br&gt;Reorder columns.&lt;br&gt;&lt;br&gt;This is a single file containing all data from the Supplementary Homicide Reports from 1976 to 2018. The Supplementary Homicide Report provides detailed information about the victim, offender, and circumstances of the murder. Details include victim and offender age, sex, race, ethnicity (Hispanic/not Hispanic), the weapon used, circumstances of the incident, and the number of both offenders and victims. &lt;br&gt;&lt;br&gt;Years 1976-1984 were downloaded from NACJD, while more recent years are from the FBI. All files came as ASCII+SPSS Setup files and were cleaned using R. The \"cleaning\" just means that column names were standardized (different years have slightly different spellings for many columns). Standardization of column names is necessary to stack multiple years together. Categorical variables (e.g. state) were also standardized (i.e. fix spelling errors, have terminology be the same across years). &lt;br&gt;&lt;br&gt;The following is the summary of the Supplementary Homicide Report copied from ICPSR's 2015 page for the data.&lt;br&gt;&lt;br&gt;The Uniform Crime Reporting Program Data: Supplementary Homicide Reports (SHR) provide detailed information on criminal homicides reported to the police. These homicides consist of murders; non-negligent killings also called non-negligent manslaughter; and justifiable homicides. UCR Program contributors compile and submit their crime data by one of two means: either directly to the FBI or through their State UCR Programs. State UCR Programs frequently impose mandatory reporting requirements which have been effective in increasing both the number of reporting agencies as well as the number and accuracy of each participating agency's reports. Each agency may be identified by its numeric state code, alpha-numeric agency (\"ORI\") code, jurisdiction population, and population group. In addition, each homicide incident is identified by month of occurrence and situation type, allowing flexibility in creating aggregations and subsets.&lt;br&gt;&lt;br&gt;&lt;br&gt;&lt;br&gt;&lt;br&gt;","DOI":"10.3886/E100699V12","language":"en","publisher":"ICPSR - Interuniversity Consortium for Political and Social Research","source":"DOI.org (Datacite)","title":"Jacob Kaplan's concatenated files: Uniform Crime Reporting (UCR) program data: Supplementary Homicide Reports (SHR), 1976-2021","title-short":"Jacob Kaplan's Concatenated Files","URL":"https://www.openicpsr.org/openicpsr/project/100699/version/V12/view","version":"v12","author":[{"family":"Kaplan","given":"Jacob"}],"accessed":{"date-parts":[["2023",11,4]]},"issued":{"date-parts":[["2023"]]},"citation-key":"kaplanJacobKaplanConcatenated2023"}}],"schema":"https://github.com/citation-style-language/schema/raw/master/csl-citation.json"} </w:instrText>
      </w:r>
      <w:r>
        <w:rPr>
          <w:rFonts w:eastAsia="Times New Roman"/>
          <w:sz w:val="24"/>
          <w:szCs w:val="24"/>
        </w:rPr>
        <w:fldChar w:fldCharType="separate"/>
      </w:r>
      <w:r w:rsidRPr="005022D4">
        <w:rPr>
          <w:sz w:val="24"/>
        </w:rPr>
        <w:t>(</w:t>
      </w:r>
      <w:r w:rsidRPr="005022D4">
        <w:rPr>
          <w:i/>
          <w:iCs/>
          <w:sz w:val="24"/>
        </w:rPr>
        <w:t>1</w:t>
      </w:r>
      <w:r w:rsidRPr="005022D4">
        <w:rPr>
          <w:sz w:val="24"/>
        </w:rPr>
        <w:t>)</w:t>
      </w:r>
      <w:r>
        <w:rPr>
          <w:rFonts w:eastAsia="Times New Roman"/>
          <w:sz w:val="24"/>
          <w:szCs w:val="24"/>
        </w:rPr>
        <w:fldChar w:fldCharType="end"/>
      </w:r>
      <w:r w:rsidRPr="002B312D">
        <w:rPr>
          <w:rFonts w:eastAsia="Times New Roman"/>
          <w:sz w:val="24"/>
          <w:szCs w:val="24"/>
        </w:rPr>
        <w:t>.</w:t>
      </w:r>
      <w:r>
        <w:rPr>
          <w:rFonts w:eastAsia="Times New Roman"/>
          <w:sz w:val="24"/>
          <w:szCs w:val="24"/>
        </w:rPr>
        <w:t xml:space="preserve"> </w:t>
      </w:r>
      <w:r w:rsidR="00B83DFB">
        <w:rPr>
          <w:rFonts w:eastAsia="Times New Roman"/>
          <w:sz w:val="24"/>
          <w:szCs w:val="24"/>
        </w:rPr>
        <w:t>Les</w:t>
      </w:r>
      <w:r w:rsidR="0019021B">
        <w:rPr>
          <w:rFonts w:eastAsia="Times New Roman"/>
          <w:sz w:val="24"/>
          <w:szCs w:val="24"/>
        </w:rPr>
        <w:t>s</w:t>
      </w:r>
      <w:r w:rsidR="00B83DFB">
        <w:rPr>
          <w:rFonts w:eastAsia="Times New Roman"/>
          <w:sz w:val="24"/>
          <w:szCs w:val="24"/>
        </w:rPr>
        <w:t xml:space="preserve"> </w:t>
      </w:r>
      <w:r w:rsidR="00056615" w:rsidRPr="00056615">
        <w:rPr>
          <w:rFonts w:eastAsia="Times New Roman"/>
          <w:sz w:val="24"/>
          <w:szCs w:val="24"/>
        </w:rPr>
        <w:t xml:space="preserve">appreciated is that </w:t>
      </w:r>
      <w:r w:rsidR="003957C0">
        <w:rPr>
          <w:rFonts w:eastAsia="Times New Roman"/>
          <w:sz w:val="24"/>
          <w:szCs w:val="24"/>
        </w:rPr>
        <w:t xml:space="preserve">even though </w:t>
      </w:r>
      <w:r w:rsidR="003957C0" w:rsidRPr="003957C0">
        <w:rPr>
          <w:rFonts w:eastAsia="Times New Roman"/>
          <w:sz w:val="24"/>
          <w:szCs w:val="24"/>
        </w:rPr>
        <w:t>most research on concealed gun carrying focuses on adolescents</w:t>
      </w:r>
      <w:r w:rsidR="00241ED0">
        <w:rPr>
          <w:rFonts w:eastAsia="Times New Roman"/>
          <w:sz w:val="24"/>
          <w:szCs w:val="24"/>
        </w:rPr>
        <w:t xml:space="preserve"> </w:t>
      </w:r>
      <w:r w:rsidR="00241ED0">
        <w:rPr>
          <w:rFonts w:eastAsia="Times New Roman"/>
          <w:sz w:val="24"/>
          <w:szCs w:val="24"/>
        </w:rPr>
        <w:fldChar w:fldCharType="begin"/>
      </w:r>
      <w:r w:rsidR="00241ED0">
        <w:rPr>
          <w:rFonts w:eastAsia="Times New Roman"/>
          <w:sz w:val="24"/>
          <w:szCs w:val="24"/>
        </w:rPr>
        <w:instrText xml:space="preserve"> ADDIN ZOTERO_ITEM CSL_CITATION {"citationID":"3NW0qjU8","properties":{"formattedCitation":"({\\i{}2})","plainCitation":"(2)","noteIndex":0},"citationItems":[{"id":1114,"uris":["http://zotero.org/users/2376427/items/D6UEX3ZP"],"itemData":{"id":1114,"type":"article-journal","abstract":"Firearm carriage is a key risk factor for interpersonal firearm violence, a leading cause of adolescent (age &lt; 18) mortality. However, the epidemiology of adolescent firearm carriage has not been well characterized. This scoping review examined four databases (PubMed; Scopus; EMBASE; Criminal Justice Abstracts) to summarize research on patterns, motives, and underlying risk/protective factors for adolescent firearm carriage. Of 6156 unique titles, 53 peer-reviewed articles met inclusion criteria and were reviewed. These studies mostly examined urban Black youth, finding that adolescents typically carry firearms intermittently throughout adolescence and primarily for self-defense/protection. Seven future research priorities were identified, including: (1) examining adolescent carriage across age, gender, and racial/ethnic subgroups; (2) improving on methodological limitations of prior research, including disaggregating firearm from other weapon carriage and using more rigorous methodology (e.g., random/systematic sampling; broader population samples); (3) conducting longitudinal analyses that establish temporal causality for patterns, motives, and risk/protective factors; (4) capitalizing on m-health to develop more nuanced characterizations of underlying motives; (5) increasing the study of precursors for first-time carriage; (6) examining risk and protective factors beyond the individual-level; and, (7) enhancing the theoretical foundation for firearm carriage within future investigations.","container-title":"Journal of Behavioral Medicine","DOI":"10.1007/s10865-019-00048-x","ISSN":"1573-3521","issue":"4","journalAbbreviation":"J Behav Med","language":"en","page":"763-810","source":"Springer Link","title":"A scoping review of patterns, motives, and risk and protective factors for adolescent firearm carriage","volume":"42","author":[{"family":"Oliphant","given":"Stephen N."},{"family":"Mouch","given":"Charles A."},{"family":"Rowhani-Rahbar","given":"Ali"},{"family":"Hargarten","given":"Stephen"},{"family":"Jay","given":"Jonathan"},{"family":"Hemenway","given":"David"},{"family":"Zimmerman","given":"Marc"},{"family":"Carter","given":"Patrick M."},{"literal":"for the FACTS Consortium"}],"issued":{"date-parts":[["2019",8,1]]},"citation-key":"oliphantScopingReviewPatterns2019"}}],"schema":"https://github.com/citation-style-language/schema/raw/master/csl-citation.json"} </w:instrText>
      </w:r>
      <w:r w:rsidR="00241ED0">
        <w:rPr>
          <w:rFonts w:eastAsia="Times New Roman"/>
          <w:sz w:val="24"/>
          <w:szCs w:val="24"/>
        </w:rPr>
        <w:fldChar w:fldCharType="separate"/>
      </w:r>
      <w:r w:rsidR="00241ED0" w:rsidRPr="00014DC5">
        <w:rPr>
          <w:sz w:val="24"/>
        </w:rPr>
        <w:t>(</w:t>
      </w:r>
      <w:r w:rsidR="00241ED0" w:rsidRPr="00014DC5">
        <w:rPr>
          <w:i/>
          <w:iCs/>
          <w:sz w:val="24"/>
        </w:rPr>
        <w:t>2</w:t>
      </w:r>
      <w:r w:rsidR="00241ED0" w:rsidRPr="00014DC5">
        <w:rPr>
          <w:sz w:val="24"/>
        </w:rPr>
        <w:t>)</w:t>
      </w:r>
      <w:r w:rsidR="00241ED0">
        <w:rPr>
          <w:rFonts w:eastAsia="Times New Roman"/>
          <w:sz w:val="24"/>
          <w:szCs w:val="24"/>
        </w:rPr>
        <w:fldChar w:fldCharType="end"/>
      </w:r>
      <w:r w:rsidR="00A073D1">
        <w:rPr>
          <w:rFonts w:eastAsia="Times New Roman"/>
          <w:sz w:val="24"/>
          <w:szCs w:val="24"/>
        </w:rPr>
        <w:t xml:space="preserve">, </w:t>
      </w:r>
      <w:r w:rsidR="00056615" w:rsidRPr="00056615">
        <w:rPr>
          <w:rFonts w:eastAsia="Times New Roman"/>
          <w:sz w:val="24"/>
          <w:szCs w:val="24"/>
        </w:rPr>
        <w:t xml:space="preserve">most handgun homicide offenders are </w:t>
      </w:r>
      <w:r w:rsidR="00B83DFB">
        <w:rPr>
          <w:rFonts w:eastAsia="Times New Roman"/>
          <w:sz w:val="24"/>
          <w:szCs w:val="24"/>
        </w:rPr>
        <w:t xml:space="preserve">in fact </w:t>
      </w:r>
      <w:r w:rsidR="00A073D1">
        <w:rPr>
          <w:rFonts w:eastAsia="Times New Roman"/>
          <w:sz w:val="24"/>
          <w:szCs w:val="24"/>
        </w:rPr>
        <w:t xml:space="preserve">adults </w:t>
      </w:r>
      <w:r w:rsidR="00241ED0">
        <w:rPr>
          <w:rFonts w:eastAsia="Times New Roman"/>
          <w:sz w:val="24"/>
          <w:szCs w:val="24"/>
        </w:rPr>
        <w:fldChar w:fldCharType="begin"/>
      </w:r>
      <w:r w:rsidR="00601E39">
        <w:rPr>
          <w:rFonts w:eastAsia="Times New Roman"/>
          <w:sz w:val="24"/>
          <w:szCs w:val="24"/>
        </w:rPr>
        <w:instrText xml:space="preserve"> ADDIN ZOTERO_ITEM CSL_CITATION {"citationID":"WCIHZsYU","properties":{"formattedCitation":"({\\i{}1})","plainCitation":"(1)","noteIndex":0},"citationItems":[{"id":1110,"uris":["http://zotero.org/users/2376427/items/LNIBAWF9"],"itemData":{"id":1110,"type":"dataset","abstract":"&lt;b&gt;&lt;b&gt;For a comprehensive guide to this data and other UCR data, please see my book at ucrbook.com&lt;/b&gt;&lt;/b&gt;&lt;b&gt;&lt;br&gt;&lt;/b&gt;&lt;b&gt;Version 12 release notes:&lt;br&gt;&lt;/b&gt;&lt;b&gt;&lt;/b&gt;Adds 2021 data.&lt;br&gt;&lt;b&gt;Version 11 release notes:&lt;/b&gt;Adds 2020 data. &lt;br&gt;Please note that the FBI has retired UCR data ending in 2020 data so this will be the last SHR data they release. &lt;br&gt;Changes .rda file to .rds.&lt;br&gt;&lt;b&gt;Version 10 release notes:&lt;/b&gt;Changes release notes description, does not change data.&lt;b&gt;Version 9 release notes:&lt;/b&gt;&lt;b&gt;&lt;/b&gt;Adds 2019 data.&lt;br&gt;&lt;b&gt;Version 8 release notes:&lt;/b&gt;&lt;br&gt;Adds 2018 data.Changes source of data for years 1985-2018 to be directly from the FBI. 2018 data was received via email from the FBI, 2016-2017 is from the FBI who mailed me a DVD, and 1985-2015 data is from the FBI's Crime Data Explorer site (https://crime-data-explorer.fr.cloud.gov/downloads-and-docs).Adds .csv version of the data.Makes minor changes to value labels for consistency and to fix grammar. &lt;br&gt;&lt;b&gt;Version 7 release notes:&lt;/b&gt;&lt;br&gt;Changes project name to avoid confusing this data for the ones done by NACJD.&lt;b&gt;Version 6 release notes:&lt;/b&gt;Adds 2017 data.&lt;b&gt;&lt;br&gt;&lt;/b&gt;&lt;b&gt;Version 5 release notes:&lt;/b&gt;Adds 2016 data.Standardizes the \"group\" column which categorizes cities and counties by population.Arrange rows in descending order by year and ascending order by ORI. &lt;br&gt;&lt;b&gt;Version 4 release notes: &lt;b&gt;&lt;br&gt;&lt;/b&gt;&lt;/b&gt;Fix bug where Philadelphia Police Department had incorrect FIPS county code. &lt;b&gt;Version 3 Release Notes:&lt;/b&gt;Merges data with LEAIC data to add FIPS codes, census codes, agency type variables, and ORI9 variable.Change column names for relationship variables from offender_n_relation_to_victim_1 to victim_1_relation_to_offender_n to better indicate that all relationship are victim 1's relationship to each offender. &lt;br&gt;Reorder columns.&lt;br&gt;&lt;br&gt;This is a single file containing all data from the Supplementary Homicide Reports from 1976 to 2018. The Supplementary Homicide Report provides detailed information about the victim, offender, and circumstances of the murder. Details include victim and offender age, sex, race, ethnicity (Hispanic/not Hispanic), the weapon used, circumstances of the incident, and the number of both offenders and victims. &lt;br&gt;&lt;br&gt;Years 1976-1984 were downloaded from NACJD, while more recent years are from the FBI. All files came as ASCII+SPSS Setup files and were cleaned using R. The \"cleaning\" just means that column names were standardized (different years have slightly different spellings for many columns). Standardization of column names is necessary to stack multiple years together. Categorical variables (e.g. state) were also standardized (i.e. fix spelling errors, have terminology be the same across years). &lt;br&gt;&lt;br&gt;The following is the summary of the Supplementary Homicide Report copied from ICPSR's 2015 page for the data.&lt;br&gt;&lt;br&gt;The Uniform Crime Reporting Program Data: Supplementary Homicide Reports (SHR) provide detailed information on criminal homicides reported to the police. These homicides consist of murders; non-negligent killings also called non-negligent manslaughter; and justifiable homicides. UCR Program contributors compile and submit their crime data by one of two means: either directly to the FBI or through their State UCR Programs. State UCR Programs frequently impose mandatory reporting requirements which have been effective in increasing both the number of reporting agencies as well as the number and accuracy of each participating agency's reports. Each agency may be identified by its numeric state code, alpha-numeric agency (\"ORI\") code, jurisdiction population, and population group. In addition, each homicide incident is identified by month of occurrence and situation type, allowing flexibility in creating aggregations and subsets.&lt;br&gt;&lt;br&gt;&lt;br&gt;&lt;br&gt;&lt;br&gt;","DOI":"10.3886/E100699V12","language":"en","publisher":"ICPSR - Interuniversity Consortium for Political and Social Research","source":"DOI.org (Datacite)","title":"Jacob Kaplan's concatenated files: Uniform Crime Reporting (UCR) program data: Supplementary Homicide Reports (SHR), 1976-2021","title-short":"Jacob Kaplan's Concatenated Files","URL":"https://www.openicpsr.org/openicpsr/project/100699/version/V12/view","version":"v12","author":[{"family":"Kaplan","given":"Jacob"}],"accessed":{"date-parts":[["2023",11,4]]},"issued":{"date-parts":[["2023"]]},"citation-key":"kaplanJacobKaplanConcatenated2023"}}],"schema":"https://github.com/citation-style-language/schema/raw/master/csl-citation.json"} </w:instrText>
      </w:r>
      <w:r w:rsidR="00241ED0">
        <w:rPr>
          <w:rFonts w:eastAsia="Times New Roman"/>
          <w:sz w:val="24"/>
          <w:szCs w:val="24"/>
        </w:rPr>
        <w:fldChar w:fldCharType="separate"/>
      </w:r>
      <w:r w:rsidR="00241ED0" w:rsidRPr="005022D4">
        <w:rPr>
          <w:sz w:val="24"/>
        </w:rPr>
        <w:t>(</w:t>
      </w:r>
      <w:r w:rsidR="00241ED0" w:rsidRPr="005022D4">
        <w:rPr>
          <w:i/>
          <w:iCs/>
          <w:sz w:val="24"/>
        </w:rPr>
        <w:t>1</w:t>
      </w:r>
      <w:r w:rsidR="00241ED0" w:rsidRPr="005022D4">
        <w:rPr>
          <w:sz w:val="24"/>
        </w:rPr>
        <w:t>)</w:t>
      </w:r>
      <w:r w:rsidR="00241ED0">
        <w:rPr>
          <w:rFonts w:eastAsia="Times New Roman"/>
          <w:sz w:val="24"/>
          <w:szCs w:val="24"/>
        </w:rPr>
        <w:fldChar w:fldCharType="end"/>
      </w:r>
      <w:r w:rsidR="00A319B0">
        <w:rPr>
          <w:sz w:val="24"/>
        </w:rPr>
        <w:t>.</w:t>
      </w:r>
      <w:r w:rsidR="00056615">
        <w:rPr>
          <w:rFonts w:eastAsia="Times New Roman"/>
          <w:sz w:val="24"/>
          <w:szCs w:val="24"/>
        </w:rPr>
        <w:t xml:space="preserve"> </w:t>
      </w:r>
      <w:r w:rsidR="00056615" w:rsidRPr="00056615">
        <w:rPr>
          <w:rFonts w:eastAsia="Times New Roman"/>
          <w:sz w:val="24"/>
          <w:szCs w:val="24"/>
        </w:rPr>
        <w:t xml:space="preserve">A focus on adolescents may have been warranted by age patterns of gun violence in the 1990s or </w:t>
      </w:r>
      <w:r w:rsidR="00872517">
        <w:rPr>
          <w:rFonts w:eastAsia="Times New Roman"/>
          <w:sz w:val="24"/>
          <w:szCs w:val="24"/>
        </w:rPr>
        <w:t>earlier</w:t>
      </w:r>
      <w:r w:rsidR="00056615" w:rsidRPr="00056615">
        <w:rPr>
          <w:rFonts w:eastAsia="Times New Roman"/>
          <w:sz w:val="24"/>
          <w:szCs w:val="24"/>
        </w:rPr>
        <w:t>, but recent increases in gun violence have been concentrated among adults. Indeed, Fig</w:t>
      </w:r>
      <w:r w:rsidR="00135091">
        <w:rPr>
          <w:rFonts w:eastAsia="Times New Roman"/>
          <w:sz w:val="24"/>
          <w:szCs w:val="24"/>
        </w:rPr>
        <w:t>.</w:t>
      </w:r>
      <w:r w:rsidR="00056615" w:rsidRPr="00056615">
        <w:rPr>
          <w:rFonts w:eastAsia="Times New Roman"/>
          <w:sz w:val="24"/>
          <w:szCs w:val="24"/>
        </w:rPr>
        <w:t xml:space="preserve"> 1 confirms a marked shift in age-specific patterns of homicide over time</w:t>
      </w:r>
      <w:r w:rsidR="00A319B0">
        <w:rPr>
          <w:rFonts w:eastAsia="Times New Roman"/>
          <w:sz w:val="24"/>
          <w:szCs w:val="24"/>
        </w:rPr>
        <w:t>:</w:t>
      </w:r>
      <w:r w:rsidR="00A319B0" w:rsidRPr="00056615">
        <w:rPr>
          <w:rFonts w:eastAsia="Times New Roman"/>
          <w:sz w:val="24"/>
          <w:szCs w:val="24"/>
        </w:rPr>
        <w:t xml:space="preserve"> </w:t>
      </w:r>
      <w:r w:rsidR="00E13207">
        <w:rPr>
          <w:rFonts w:eastAsia="Times New Roman"/>
          <w:sz w:val="24"/>
          <w:szCs w:val="24"/>
        </w:rPr>
        <w:t>o</w:t>
      </w:r>
      <w:r w:rsidR="00056615" w:rsidRPr="00056615">
        <w:rPr>
          <w:rFonts w:eastAsia="Times New Roman"/>
          <w:sz w:val="24"/>
          <w:szCs w:val="24"/>
        </w:rPr>
        <w:t xml:space="preserve">ffenders are </w:t>
      </w:r>
      <w:r w:rsidR="000C7F9F">
        <w:rPr>
          <w:rFonts w:eastAsia="Times New Roman"/>
          <w:sz w:val="24"/>
          <w:szCs w:val="24"/>
        </w:rPr>
        <w:t xml:space="preserve">now </w:t>
      </w:r>
      <w:r w:rsidR="00056615" w:rsidRPr="00056615">
        <w:rPr>
          <w:rFonts w:eastAsia="Times New Roman"/>
          <w:sz w:val="24"/>
          <w:szCs w:val="24"/>
        </w:rPr>
        <w:t xml:space="preserve">far less likely to be in adolescence, with the median age of homicide offenders increasing a full 4 years </w:t>
      </w:r>
      <w:r w:rsidR="00196909">
        <w:rPr>
          <w:rFonts w:eastAsia="Times New Roman"/>
          <w:sz w:val="24"/>
          <w:szCs w:val="24"/>
        </w:rPr>
        <w:t>from 1995 to 2021</w:t>
      </w:r>
      <w:r w:rsidR="00056615" w:rsidRPr="00056615">
        <w:rPr>
          <w:rFonts w:eastAsia="Times New Roman"/>
          <w:sz w:val="24"/>
          <w:szCs w:val="24"/>
        </w:rPr>
        <w:t xml:space="preserve">. </w:t>
      </w:r>
      <w:r w:rsidR="002D4DA0">
        <w:rPr>
          <w:rFonts w:eastAsia="Times New Roman"/>
          <w:sz w:val="24"/>
          <w:szCs w:val="24"/>
        </w:rPr>
        <w:t>This time period</w:t>
      </w:r>
      <w:r w:rsidR="002D4DA0" w:rsidRPr="002D4DA0">
        <w:rPr>
          <w:rFonts w:eastAsia="Times New Roman"/>
          <w:sz w:val="24"/>
          <w:szCs w:val="24"/>
        </w:rPr>
        <w:t xml:space="preserve"> </w:t>
      </w:r>
      <w:r w:rsidR="002D4DA0">
        <w:rPr>
          <w:rFonts w:eastAsia="Times New Roman"/>
          <w:sz w:val="24"/>
          <w:szCs w:val="24"/>
        </w:rPr>
        <w:t xml:space="preserve">coincides with the widespread shift toward “shall issue” concealed carry laws and, more recently, </w:t>
      </w:r>
      <w:proofErr w:type="spellStart"/>
      <w:r w:rsidR="002D4DA0">
        <w:rPr>
          <w:rFonts w:eastAsia="Times New Roman"/>
          <w:sz w:val="24"/>
          <w:szCs w:val="24"/>
        </w:rPr>
        <w:t>permitless</w:t>
      </w:r>
      <w:proofErr w:type="spellEnd"/>
      <w:r w:rsidR="002D4DA0">
        <w:rPr>
          <w:rFonts w:eastAsia="Times New Roman"/>
          <w:sz w:val="24"/>
          <w:szCs w:val="24"/>
        </w:rPr>
        <w:t xml:space="preserve"> carry laws, with research revealing that th</w:t>
      </w:r>
      <w:r w:rsidR="00D9293D">
        <w:rPr>
          <w:rFonts w:eastAsia="Times New Roman"/>
          <w:sz w:val="24"/>
          <w:szCs w:val="24"/>
        </w:rPr>
        <w:t>is</w:t>
      </w:r>
      <w:r w:rsidR="002D4DA0">
        <w:rPr>
          <w:rFonts w:eastAsia="Times New Roman"/>
          <w:sz w:val="24"/>
          <w:szCs w:val="24"/>
        </w:rPr>
        <w:t xml:space="preserve"> de-regulation of concealed carry laws was associated with subsequent increases in hom</w:t>
      </w:r>
      <w:r w:rsidR="00D9293D">
        <w:rPr>
          <w:rFonts w:eastAsia="Times New Roman"/>
          <w:sz w:val="24"/>
          <w:szCs w:val="24"/>
        </w:rPr>
        <w:t>i</w:t>
      </w:r>
      <w:r w:rsidR="002D4DA0">
        <w:rPr>
          <w:rFonts w:eastAsia="Times New Roman"/>
          <w:sz w:val="24"/>
          <w:szCs w:val="24"/>
        </w:rPr>
        <w:t>cide</w:t>
      </w:r>
      <w:r w:rsidR="00D9293D">
        <w:rPr>
          <w:rFonts w:eastAsia="Times New Roman"/>
          <w:sz w:val="24"/>
          <w:szCs w:val="24"/>
        </w:rPr>
        <w:t xml:space="preserve"> </w:t>
      </w:r>
      <w:r w:rsidR="00131E91">
        <w:rPr>
          <w:rFonts w:eastAsia="Times New Roman"/>
          <w:sz w:val="24"/>
          <w:szCs w:val="24"/>
        </w:rPr>
        <w:fldChar w:fldCharType="begin"/>
      </w:r>
      <w:r w:rsidR="00131E91">
        <w:rPr>
          <w:rFonts w:eastAsia="Times New Roman"/>
          <w:sz w:val="24"/>
          <w:szCs w:val="24"/>
        </w:rPr>
        <w:instrText xml:space="preserve"> ADDIN ZOTERO_ITEM CSL_CITATION {"citationID":"KILrc4UJ","properties":{"formattedCitation":"({\\i{}3})","plainCitation":"(3)","noteIndex":0},"citationItems":[{"id":1182,"uris":["http://zotero.org/users/2376427/items/H6C7ZYJC"],"itemData":{"id":1182,"type":"article-journal","abstract":"The United States faces rapidly rising rates of violent crime committed with firearms. In this study, we sought to estimate the impact of changes to laws that regulate the concealed carrying of weapons (concealed-carry weapons (CCW) laws) on violent crimes committed with a firearm. We used augmented synthetic control models and random-effects meta-analyses to estimate state-specific effects and the average effect of adopting shall-issue CCW permitting laws on rates of 6 violent crimes: homicide with a gun, homicide by other means, aggravated assault with a gun, aggravated assault with a knife, robbery with a gun, and robbery with a knife. The average effects were stratified according to the presence or absence of several shall-issue permit provisions. Adoption of a shall-issue CCW law was associated with a 9.5% increase in rates of assault with a firearm during the first 10 years after law adoption and was associated with an 8.8% increase in rates of homicide by other means. When shall-issue laws allowed violent misdemeanants to acquire CCW permits, the laws were associated with higher rates of gun assaults. It is likely that adoption of shall-issue CCW laws has increased rates of nonfatal violent crime committed with firearms. Harmful effects of shall-issue laws are most clear when provisions intended to reduce risks associated with civilian gun-carrying are absent.","container-title":"American Journal of Epidemiology","DOI":"10.1093/aje/kwac160","ISSN":"0002-9262","issue":"3","journalAbbreviation":"American Journal of Epidemiology","page":"342-355","source":"Silverchair","title":"Impact of changes to concealed-carry weapons laws on fatal and nonfatal violent crime, 1980–2019","volume":"192","author":[{"family":"Doucette","given":"Mitchell L"},{"family":"McCourt","given":"Alexander D"},{"family":"Crifasi","given":"Cassandra K"},{"family":"Webster","given":"Daniel W"}],"issued":{"date-parts":[["2023",2,24]]},"citation-key":"doucetteImpactChangesConcealedcarry2023"}}],"schema":"https://github.com/citation-style-language/schema/raw/master/csl-citation.json"} </w:instrText>
      </w:r>
      <w:r w:rsidR="00131E91">
        <w:rPr>
          <w:rFonts w:eastAsia="Times New Roman"/>
          <w:sz w:val="24"/>
          <w:szCs w:val="24"/>
        </w:rPr>
        <w:fldChar w:fldCharType="separate"/>
      </w:r>
      <w:r w:rsidR="00131E91" w:rsidRPr="00131E91">
        <w:rPr>
          <w:sz w:val="24"/>
        </w:rPr>
        <w:t>(</w:t>
      </w:r>
      <w:r w:rsidR="00131E91" w:rsidRPr="00131E91">
        <w:rPr>
          <w:i/>
          <w:iCs/>
          <w:sz w:val="24"/>
        </w:rPr>
        <w:t>3</w:t>
      </w:r>
      <w:r w:rsidR="00131E91" w:rsidRPr="00131E91">
        <w:rPr>
          <w:sz w:val="24"/>
        </w:rPr>
        <w:t>)</w:t>
      </w:r>
      <w:r w:rsidR="00131E91">
        <w:rPr>
          <w:rFonts w:eastAsia="Times New Roman"/>
          <w:sz w:val="24"/>
          <w:szCs w:val="24"/>
        </w:rPr>
        <w:fldChar w:fldCharType="end"/>
      </w:r>
      <w:r w:rsidR="002D4DA0">
        <w:rPr>
          <w:rFonts w:eastAsia="Times New Roman"/>
          <w:sz w:val="24"/>
          <w:szCs w:val="24"/>
        </w:rPr>
        <w:t>.</w:t>
      </w:r>
      <w:bookmarkEnd w:id="1"/>
      <w:r w:rsidR="002D4DA0">
        <w:rPr>
          <w:rFonts w:eastAsia="Times New Roman"/>
          <w:sz w:val="24"/>
          <w:szCs w:val="24"/>
        </w:rPr>
        <w:t xml:space="preserve"> </w:t>
      </w:r>
    </w:p>
    <w:p w14:paraId="034A07B1" w14:textId="0A726860" w:rsidR="00056615" w:rsidRDefault="00F3480A" w:rsidP="00AD7CFB">
      <w:pPr>
        <w:spacing w:after="100" w:afterAutospacing="1"/>
        <w:ind w:left="720"/>
        <w:rPr>
          <w:rFonts w:eastAsia="Times New Roman"/>
          <w:sz w:val="24"/>
          <w:szCs w:val="24"/>
        </w:rPr>
      </w:pPr>
      <w:r>
        <w:rPr>
          <w:rFonts w:eastAsia="Times New Roman"/>
          <w:sz w:val="24"/>
          <w:szCs w:val="24"/>
        </w:rPr>
        <w:t xml:space="preserve">Not only do </w:t>
      </w:r>
      <w:r w:rsidRPr="00F3480A">
        <w:rPr>
          <w:rFonts w:eastAsia="Times New Roman"/>
          <w:sz w:val="24"/>
          <w:szCs w:val="24"/>
        </w:rPr>
        <w:t>we know little about the course of gun carrying during and after adolescence</w:t>
      </w:r>
      <w:r w:rsidR="00A421F2">
        <w:rPr>
          <w:rFonts w:eastAsia="Times New Roman"/>
          <w:sz w:val="24"/>
          <w:szCs w:val="24"/>
        </w:rPr>
        <w:t xml:space="preserve">, </w:t>
      </w:r>
      <w:r w:rsidR="00C93ECF">
        <w:rPr>
          <w:rFonts w:eastAsia="Times New Roman"/>
          <w:sz w:val="24"/>
          <w:szCs w:val="24"/>
        </w:rPr>
        <w:t>but we</w:t>
      </w:r>
      <w:r w:rsidR="00056615" w:rsidRPr="00056615">
        <w:rPr>
          <w:rFonts w:eastAsia="Times New Roman"/>
          <w:sz w:val="24"/>
          <w:szCs w:val="24"/>
        </w:rPr>
        <w:t xml:space="preserve"> also know little about age-graded pathways of </w:t>
      </w:r>
      <w:proofErr w:type="gramStart"/>
      <w:r w:rsidR="00056615" w:rsidRPr="00056615">
        <w:rPr>
          <w:rFonts w:eastAsia="Times New Roman"/>
          <w:sz w:val="24"/>
          <w:szCs w:val="24"/>
        </w:rPr>
        <w:t>gun</w:t>
      </w:r>
      <w:proofErr w:type="gramEnd"/>
      <w:r w:rsidR="00056615" w:rsidRPr="00056615">
        <w:rPr>
          <w:rFonts w:eastAsia="Times New Roman"/>
          <w:sz w:val="24"/>
          <w:szCs w:val="24"/>
        </w:rPr>
        <w:t xml:space="preserve"> carrying across important periods of </w:t>
      </w:r>
      <w:r w:rsidR="00945415">
        <w:rPr>
          <w:rFonts w:eastAsia="Times New Roman"/>
          <w:sz w:val="24"/>
          <w:szCs w:val="24"/>
        </w:rPr>
        <w:t xml:space="preserve">contemporary </w:t>
      </w:r>
      <w:r w:rsidR="00056615" w:rsidRPr="00056615">
        <w:rPr>
          <w:rFonts w:eastAsia="Times New Roman"/>
          <w:sz w:val="24"/>
          <w:szCs w:val="24"/>
        </w:rPr>
        <w:t xml:space="preserve">social change. For example, the </w:t>
      </w:r>
      <w:r w:rsidR="00CA6EF2">
        <w:rPr>
          <w:rFonts w:eastAsia="Times New Roman"/>
          <w:sz w:val="24"/>
          <w:szCs w:val="24"/>
        </w:rPr>
        <w:t>stock of firearms in the US has doubled over the past quarter-century</w:t>
      </w:r>
      <w:r w:rsidR="00014DC5">
        <w:rPr>
          <w:rFonts w:eastAsia="Times New Roman"/>
          <w:sz w:val="24"/>
          <w:szCs w:val="24"/>
        </w:rPr>
        <w:t xml:space="preserve"> </w:t>
      </w:r>
      <w:r w:rsidR="00014DC5">
        <w:rPr>
          <w:rFonts w:eastAsia="Times New Roman"/>
          <w:sz w:val="24"/>
          <w:szCs w:val="24"/>
        </w:rPr>
        <w:fldChar w:fldCharType="begin"/>
      </w:r>
      <w:r w:rsidR="00131E91">
        <w:rPr>
          <w:rFonts w:eastAsia="Times New Roman"/>
          <w:sz w:val="24"/>
          <w:szCs w:val="24"/>
        </w:rPr>
        <w:instrText xml:space="preserve"> ADDIN ZOTERO_ITEM CSL_CITATION {"citationID":"YUojmX6Z","properties":{"formattedCitation":"({\\i{}4})","plainCitation":"(4)","noteIndex":0},"citationItems":[{"id":1251,"uris":["http://zotero.org/users/2376427/items/5GIS6NHQ"],"itemData":{"id":1251,"type":"report","publisher":"The Trace","title":"How many guns are circulating in the US?","URL":"https://www.thetrace.org/2023/03/guns-america-data-atf-total/","author":[{"family":"Mascia","given":"Jennifer"},{"family":"Brownlee","given":"Chip"}],"issued":{"date-parts":[["2023",3,6]]},"citation-key":"masciaHowManyGuns2023"}}],"schema":"https://github.com/citation-style-language/schema/raw/master/csl-citation.json"} </w:instrText>
      </w:r>
      <w:r w:rsidR="00014DC5">
        <w:rPr>
          <w:rFonts w:eastAsia="Times New Roman"/>
          <w:sz w:val="24"/>
          <w:szCs w:val="24"/>
        </w:rPr>
        <w:fldChar w:fldCharType="separate"/>
      </w:r>
      <w:r w:rsidR="00131E91" w:rsidRPr="00131E91">
        <w:rPr>
          <w:sz w:val="24"/>
        </w:rPr>
        <w:t>(</w:t>
      </w:r>
      <w:r w:rsidR="00131E91" w:rsidRPr="00131E91">
        <w:rPr>
          <w:i/>
          <w:iCs/>
          <w:sz w:val="24"/>
        </w:rPr>
        <w:t>4</w:t>
      </w:r>
      <w:r w:rsidR="00131E91" w:rsidRPr="00131E91">
        <w:rPr>
          <w:sz w:val="24"/>
        </w:rPr>
        <w:t>)</w:t>
      </w:r>
      <w:r w:rsidR="00014DC5">
        <w:rPr>
          <w:rFonts w:eastAsia="Times New Roman"/>
          <w:sz w:val="24"/>
          <w:szCs w:val="24"/>
        </w:rPr>
        <w:fldChar w:fldCharType="end"/>
      </w:r>
      <w:r w:rsidR="00CA6EF2">
        <w:rPr>
          <w:rFonts w:eastAsia="Times New Roman"/>
          <w:sz w:val="24"/>
          <w:szCs w:val="24"/>
        </w:rPr>
        <w:t xml:space="preserve"> and the </w:t>
      </w:r>
      <w:r w:rsidR="00056615" w:rsidRPr="00056615">
        <w:rPr>
          <w:rFonts w:eastAsia="Times New Roman"/>
          <w:sz w:val="24"/>
          <w:szCs w:val="24"/>
        </w:rPr>
        <w:t xml:space="preserve">spike in homicide rates throughout the country in 2020 has been attributed to </w:t>
      </w:r>
      <w:r w:rsidR="00CA6EF2">
        <w:rPr>
          <w:rFonts w:eastAsia="Times New Roman"/>
          <w:sz w:val="24"/>
          <w:szCs w:val="24"/>
        </w:rPr>
        <w:t>a</w:t>
      </w:r>
      <w:r w:rsidR="00056615" w:rsidRPr="00056615">
        <w:rPr>
          <w:rFonts w:eastAsia="Times New Roman"/>
          <w:sz w:val="24"/>
          <w:szCs w:val="24"/>
        </w:rPr>
        <w:t xml:space="preserve"> surge in firearm sales—and presumably gun carrying—following the outbreak of COVID-19 and protests against racialized police violence</w:t>
      </w:r>
      <w:r w:rsidR="00056615">
        <w:rPr>
          <w:rFonts w:eastAsia="Times New Roman"/>
          <w:sz w:val="24"/>
          <w:szCs w:val="24"/>
        </w:rPr>
        <w:t xml:space="preserve"> </w:t>
      </w:r>
      <w:r w:rsidR="00056615">
        <w:rPr>
          <w:rFonts w:eastAsia="Times New Roman"/>
          <w:sz w:val="24"/>
          <w:szCs w:val="24"/>
        </w:rPr>
        <w:fldChar w:fldCharType="begin"/>
      </w:r>
      <w:r w:rsidR="00131E91">
        <w:rPr>
          <w:rFonts w:eastAsia="Times New Roman"/>
          <w:sz w:val="24"/>
          <w:szCs w:val="24"/>
        </w:rPr>
        <w:instrText xml:space="preserve"> ADDIN ZOTERO_ITEM CSL_CITATION {"citationID":"wSzZ0NDX","properties":{"formattedCitation":"({\\i{}5}\\uc0\\u8211{}{\\i{}7})","plainCitation":"(5–7)","noteIndex":0},"citationItems":[{"id":1179,"uris":["http://zotero.org/users/2376427/items/E7CVBEDU"],"itemData":{"id":1179,"type":"article-journal","container-title":"American Journal of Health Economics","DOI":"10.1086/713035","ISSN":"2332-3493, 2332-3507","issue":"2","journalAbbreviation":"American Journal of Health Economics","language":"en","page":"131-163","source":"DOI.org (Crossref)","title":"Pandemics, protests, and firearms","volume":"7","author":[{"family":"Lang","given":"Bree J."},{"family":"Lang","given":"Matthew"}],"issued":{"date-parts":[["2021",3,1]]},"citation-key":"langPandemicsProtestsFirearms2021"},"locator":"202"},{"id":1143,"uris":["http://zotero.org/users/2376427/items/F9XSXN2U"],"itemData":{"id":1143,"type":"article-journal","container-title":"Annals of Internal Medicine","DOI":"10.7326/M21-3423","ISSN":"0003-4819, 1539-3704","issue":"2","journalAbbreviation":"Ann Intern Med","language":"en","page":"219-225","source":"DOI.org (Crossref)","title":"Firearm purchasing during the COVID-19 pandemic: Results from the 2021 National Firearms Survey","title-short":"Firearm Purchasing During the COVID-19 Pandemic","volume":"175","author":[{"family":"Miller","given":"Matthew"},{"family":"Zhang","given":"Wilson"},{"family":"Azrael","given":"Deborah"}],"issued":{"date-parts":[["2022",2]]},"citation-key":"millerFirearmPurchasingCOVID192022"}},{"id":1142,"uris":["http://zotero.org/users/2376427/items/MT232F4H"],"itemData":{"id":1142,"type":"report","abstract":"Statistics represent the number of firearms background checks initiated through the NICS from November 1998 to November 30, 2023.","genre":"File","language":"en-us","title":"NICS Firearm Checks: Month/Year","title-short":"NICS Firearm Checks","URL":"https://www.fbi.gov/file-repository/nics_firearm_checks_-_month_year.pdf/view","author":[{"literal":"Federal Bureau of Investigation"}],"accessed":{"date-parts":[["2023",12,18]]},"issued":{"date-parts":[["2023"]]},"citation-key":"federalbureauofinvestigationNICSFirearmChecks2023"}}],"schema":"https://github.com/citation-style-language/schema/raw/master/csl-citation.json"} </w:instrText>
      </w:r>
      <w:r w:rsidR="00056615">
        <w:rPr>
          <w:rFonts w:eastAsia="Times New Roman"/>
          <w:sz w:val="24"/>
          <w:szCs w:val="24"/>
        </w:rPr>
        <w:fldChar w:fldCharType="separate"/>
      </w:r>
      <w:r w:rsidR="00131E91" w:rsidRPr="00131E91">
        <w:rPr>
          <w:sz w:val="24"/>
        </w:rPr>
        <w:t>(</w:t>
      </w:r>
      <w:r w:rsidR="00131E91" w:rsidRPr="00131E91">
        <w:rPr>
          <w:i/>
          <w:iCs/>
          <w:sz w:val="24"/>
        </w:rPr>
        <w:t>5</w:t>
      </w:r>
      <w:r w:rsidR="00131E91" w:rsidRPr="00131E91">
        <w:rPr>
          <w:sz w:val="24"/>
        </w:rPr>
        <w:t>–</w:t>
      </w:r>
      <w:r w:rsidR="00131E91" w:rsidRPr="00131E91">
        <w:rPr>
          <w:i/>
          <w:iCs/>
          <w:sz w:val="24"/>
        </w:rPr>
        <w:t>7</w:t>
      </w:r>
      <w:r w:rsidR="00131E91" w:rsidRPr="00131E91">
        <w:rPr>
          <w:sz w:val="24"/>
        </w:rPr>
        <w:t>)</w:t>
      </w:r>
      <w:r w:rsidR="00056615">
        <w:rPr>
          <w:rFonts w:eastAsia="Times New Roman"/>
          <w:sz w:val="24"/>
          <w:szCs w:val="24"/>
        </w:rPr>
        <w:fldChar w:fldCharType="end"/>
      </w:r>
      <w:r w:rsidR="00056615" w:rsidRPr="002B312D">
        <w:rPr>
          <w:rFonts w:eastAsia="Times New Roman"/>
          <w:sz w:val="24"/>
          <w:szCs w:val="24"/>
        </w:rPr>
        <w:t>.</w:t>
      </w:r>
      <w:r w:rsidR="00056615" w:rsidRPr="00056615">
        <w:rPr>
          <w:rFonts w:eastAsia="Times New Roman"/>
          <w:sz w:val="24"/>
          <w:szCs w:val="24"/>
        </w:rPr>
        <w:t xml:space="preserve"> Data from the Bureau of Alcohol, Tobacco, Firearms and Explosives (ATF) further reveals that the time between purchase of new guns and use of these guns in a crime declined in the wake of the 2020 surge in gun sales, suggesting that COVID-era gun purchases were increasingly used in the commission of crimes</w:t>
      </w:r>
      <w:r w:rsidR="00142D48" w:rsidRPr="002B312D">
        <w:rPr>
          <w:rFonts w:eastAsia="Times New Roman"/>
          <w:sz w:val="24"/>
          <w:szCs w:val="24"/>
        </w:rPr>
        <w:t xml:space="preserve"> </w:t>
      </w:r>
      <w:r w:rsidR="00142D48">
        <w:rPr>
          <w:rFonts w:eastAsia="Times New Roman"/>
          <w:sz w:val="24"/>
          <w:szCs w:val="24"/>
        </w:rPr>
        <w:fldChar w:fldCharType="begin"/>
      </w:r>
      <w:r w:rsidR="00131E91">
        <w:rPr>
          <w:rFonts w:eastAsia="Times New Roman"/>
          <w:sz w:val="24"/>
          <w:szCs w:val="24"/>
        </w:rPr>
        <w:instrText xml:space="preserve"> ADDIN ZOTERO_ITEM CSL_CITATION {"citationID":"VjkGBTnj","properties":{"formattedCitation":"({\\i{}8})","plainCitation":"(8)","noteIndex":0},"citationItems":[{"id":1254,"uris":["http://zotero.org/users/2376427/items/4SM9TNHV"],"itemData":{"id":1254,"type":"report","language":"en","source":"Zotero","title":"National Firearms Commerce and Trafficking Assessment (NFCTA): Crime Guns - Volume Two","URL":"https://www.atf.gov/firearms/national-firearms-commerce-and-trafficking-assessment-nfcta-crime-guns-volume-two","author":[{"literal":"U.S. Bureau of Alcohol, Tobacco, Firearms, and Explosives"}],"issued":{"date-parts":[["2023"]]},"citation-key":"u.s.bureauofalcoholtobaccofirearmsandexplosivesNationalFirearmsCommerce2023"}}],"schema":"https://github.com/citation-style-language/schema/raw/master/csl-citation.json"} </w:instrText>
      </w:r>
      <w:r w:rsidR="00142D48">
        <w:rPr>
          <w:rFonts w:eastAsia="Times New Roman"/>
          <w:sz w:val="24"/>
          <w:szCs w:val="24"/>
        </w:rPr>
        <w:fldChar w:fldCharType="separate"/>
      </w:r>
      <w:r w:rsidR="00131E91" w:rsidRPr="00131E91">
        <w:rPr>
          <w:sz w:val="24"/>
        </w:rPr>
        <w:t>(</w:t>
      </w:r>
      <w:r w:rsidR="00131E91" w:rsidRPr="00131E91">
        <w:rPr>
          <w:i/>
          <w:iCs/>
          <w:sz w:val="24"/>
        </w:rPr>
        <w:t>8</w:t>
      </w:r>
      <w:r w:rsidR="00131E91" w:rsidRPr="00131E91">
        <w:rPr>
          <w:sz w:val="24"/>
        </w:rPr>
        <w:t>)</w:t>
      </w:r>
      <w:r w:rsidR="00142D48">
        <w:rPr>
          <w:rFonts w:eastAsia="Times New Roman"/>
          <w:sz w:val="24"/>
          <w:szCs w:val="24"/>
        </w:rPr>
        <w:fldChar w:fldCharType="end"/>
      </w:r>
      <w:r w:rsidR="00142D48" w:rsidRPr="002B312D">
        <w:rPr>
          <w:rFonts w:eastAsia="Times New Roman"/>
          <w:sz w:val="24"/>
          <w:szCs w:val="24"/>
        </w:rPr>
        <w:t>.</w:t>
      </w:r>
      <w:r w:rsidR="00C93ECF" w:rsidRPr="00C93ECF">
        <w:rPr>
          <w:rFonts w:eastAsia="Times New Roman"/>
          <w:sz w:val="24"/>
          <w:szCs w:val="24"/>
        </w:rPr>
        <w:t xml:space="preserve"> </w:t>
      </w:r>
      <w:r w:rsidR="00C93ECF" w:rsidRPr="00056615">
        <w:rPr>
          <w:rFonts w:eastAsia="Times New Roman"/>
          <w:sz w:val="24"/>
          <w:szCs w:val="24"/>
        </w:rPr>
        <w:t>Yet</w:t>
      </w:r>
      <w:r w:rsidR="00D52A2D">
        <w:rPr>
          <w:rFonts w:eastAsia="Times New Roman"/>
          <w:sz w:val="24"/>
          <w:szCs w:val="24"/>
        </w:rPr>
        <w:t>,</w:t>
      </w:r>
      <w:r w:rsidR="00C93ECF" w:rsidRPr="00056615">
        <w:rPr>
          <w:rFonts w:eastAsia="Times New Roman"/>
          <w:sz w:val="24"/>
          <w:szCs w:val="24"/>
        </w:rPr>
        <w:t xml:space="preserve"> as is well known, age and historical change are confounded in single cohort studies</w:t>
      </w:r>
      <w:r w:rsidR="002A5D24">
        <w:rPr>
          <w:rFonts w:eastAsia="Times New Roman"/>
          <w:sz w:val="24"/>
          <w:szCs w:val="24"/>
        </w:rPr>
        <w:t>, making it challenging to distinguish their independent effects</w:t>
      </w:r>
      <w:r w:rsidR="00C93ECF" w:rsidRPr="00056615">
        <w:rPr>
          <w:rFonts w:eastAsia="Times New Roman"/>
          <w:sz w:val="24"/>
          <w:szCs w:val="24"/>
        </w:rPr>
        <w:t xml:space="preserve"> </w:t>
      </w:r>
      <w:r w:rsidR="00C93ECF">
        <w:rPr>
          <w:rFonts w:eastAsia="Times New Roman"/>
          <w:sz w:val="24"/>
          <w:szCs w:val="24"/>
        </w:rPr>
        <w:fldChar w:fldCharType="begin"/>
      </w:r>
      <w:r w:rsidR="00131E91">
        <w:rPr>
          <w:rFonts w:eastAsia="Times New Roman"/>
          <w:sz w:val="24"/>
          <w:szCs w:val="24"/>
        </w:rPr>
        <w:instrText xml:space="preserve"> ADDIN ZOTERO_ITEM CSL_CITATION {"citationID":"1K09V6xK","properties":{"formattedCitation":"({\\i{}9})","plainCitation":"(9)","noteIndex":0},"citationItems":[{"id":1244,"uris":["http://zotero.org/users/2376427/items/QR2PFYM6"],"itemData":{"id":1244,"type":"article-journal","container-title":"Annual Review of Sociology","ISSN":"0360-0572","note":"publisher: Annual Reviews","page":"165-190","source":"JSTOR","title":"Age Differentiation and the Life Course","volume":"1","author":[{"family":"Elder","given":"Glen H."}],"issued":{"date-parts":[["1975"]]},"citation-key":"elderAgeDifferentiationLife1975"}}],"schema":"https://github.com/citation-style-language/schema/raw/master/csl-citation.json"} </w:instrText>
      </w:r>
      <w:r w:rsidR="00C93ECF">
        <w:rPr>
          <w:rFonts w:eastAsia="Times New Roman"/>
          <w:sz w:val="24"/>
          <w:szCs w:val="24"/>
        </w:rPr>
        <w:fldChar w:fldCharType="separate"/>
      </w:r>
      <w:r w:rsidR="00131E91" w:rsidRPr="00131E91">
        <w:rPr>
          <w:sz w:val="24"/>
        </w:rPr>
        <w:t>(</w:t>
      </w:r>
      <w:r w:rsidR="00131E91" w:rsidRPr="00131E91">
        <w:rPr>
          <w:i/>
          <w:iCs/>
          <w:sz w:val="24"/>
        </w:rPr>
        <w:t>9</w:t>
      </w:r>
      <w:r w:rsidR="00131E91" w:rsidRPr="00131E91">
        <w:rPr>
          <w:sz w:val="24"/>
        </w:rPr>
        <w:t>)</w:t>
      </w:r>
      <w:r w:rsidR="00C93ECF">
        <w:rPr>
          <w:rFonts w:eastAsia="Times New Roman"/>
          <w:sz w:val="24"/>
          <w:szCs w:val="24"/>
        </w:rPr>
        <w:fldChar w:fldCharType="end"/>
      </w:r>
      <w:r w:rsidR="00C93ECF">
        <w:rPr>
          <w:rFonts w:eastAsia="Times New Roman"/>
          <w:sz w:val="24"/>
          <w:szCs w:val="24"/>
        </w:rPr>
        <w:t>.</w:t>
      </w:r>
      <w:r w:rsidR="00056615" w:rsidRPr="00056615">
        <w:rPr>
          <w:rFonts w:eastAsia="Times New Roman"/>
          <w:sz w:val="24"/>
          <w:szCs w:val="24"/>
        </w:rPr>
        <w:t xml:space="preserve"> Longitudinal, multi-cohort data are necessary to </w:t>
      </w:r>
      <w:r w:rsidR="002A5D24">
        <w:rPr>
          <w:rFonts w:eastAsia="Times New Roman"/>
          <w:sz w:val="24"/>
          <w:szCs w:val="24"/>
        </w:rPr>
        <w:t>reveal and explain</w:t>
      </w:r>
      <w:r w:rsidR="00056615" w:rsidRPr="00056615">
        <w:rPr>
          <w:rFonts w:eastAsia="Times New Roman"/>
          <w:sz w:val="24"/>
          <w:szCs w:val="24"/>
        </w:rPr>
        <w:t xml:space="preserve"> changing age-related patterns of gun </w:t>
      </w:r>
      <w:r w:rsidR="002A5D24">
        <w:rPr>
          <w:rFonts w:eastAsia="Times New Roman"/>
          <w:sz w:val="24"/>
          <w:szCs w:val="24"/>
        </w:rPr>
        <w:t xml:space="preserve">carrying and </w:t>
      </w:r>
      <w:r w:rsidR="00056615" w:rsidRPr="00056615">
        <w:rPr>
          <w:rFonts w:eastAsia="Times New Roman"/>
          <w:sz w:val="24"/>
          <w:szCs w:val="24"/>
        </w:rPr>
        <w:t>use in the US.</w:t>
      </w:r>
    </w:p>
    <w:p w14:paraId="2CF614A7" w14:textId="4A15BC89" w:rsidR="00056615" w:rsidRDefault="00056615" w:rsidP="00056615">
      <w:pPr>
        <w:spacing w:after="100" w:afterAutospacing="1"/>
        <w:ind w:left="720"/>
        <w:rPr>
          <w:rFonts w:eastAsia="Times New Roman"/>
          <w:sz w:val="24"/>
          <w:szCs w:val="24"/>
        </w:rPr>
      </w:pPr>
    </w:p>
    <w:p w14:paraId="726D74DF" w14:textId="77777777" w:rsidR="00056615" w:rsidRDefault="00056615" w:rsidP="00056615">
      <w:pPr>
        <w:spacing w:after="100" w:afterAutospacing="1"/>
        <w:ind w:left="720"/>
        <w:rPr>
          <w:rFonts w:eastAsia="Times New Roman"/>
          <w:sz w:val="24"/>
          <w:szCs w:val="24"/>
        </w:rPr>
      </w:pPr>
    </w:p>
    <w:p w14:paraId="77AA12D8" w14:textId="7CD81E71" w:rsidR="00054DCF" w:rsidRDefault="007A07B4" w:rsidP="00D55626">
      <w:pPr>
        <w:spacing w:after="100" w:afterAutospacing="1"/>
        <w:ind w:left="720"/>
        <w:rPr>
          <w:rFonts w:eastAsia="Times New Roman"/>
          <w:sz w:val="24"/>
          <w:szCs w:val="24"/>
        </w:rPr>
      </w:pPr>
      <w:r>
        <w:rPr>
          <w:rFonts w:eastAsia="Times New Roman"/>
          <w:noProof/>
          <w:sz w:val="24"/>
          <w:szCs w:val="24"/>
        </w:rPr>
        <w:drawing>
          <wp:inline distT="0" distB="0" distL="0" distR="0" wp14:anchorId="5DF4DD4B" wp14:editId="34D3237E">
            <wp:extent cx="5151113" cy="2575557"/>
            <wp:effectExtent l="0" t="0" r="0" b="0"/>
            <wp:docPr id="140799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9325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51113" cy="2575557"/>
                    </a:xfrm>
                    <a:prstGeom prst="rect">
                      <a:avLst/>
                    </a:prstGeom>
                  </pic:spPr>
                </pic:pic>
              </a:graphicData>
            </a:graphic>
          </wp:inline>
        </w:drawing>
      </w:r>
    </w:p>
    <w:p w14:paraId="7CB5D344" w14:textId="73A46308" w:rsidR="00054DCF" w:rsidRDefault="00054DCF" w:rsidP="00E62F6E">
      <w:pPr>
        <w:pStyle w:val="Acknowledgement"/>
        <w:spacing w:before="0"/>
        <w:ind w:left="1440"/>
      </w:pPr>
      <w:bookmarkStart w:id="2" w:name="_Hlk163039224"/>
      <w:r w:rsidRPr="007443BB">
        <w:rPr>
          <w:b/>
        </w:rPr>
        <w:t>Fig. 1</w:t>
      </w:r>
      <w:r w:rsidRPr="00A04CD2">
        <w:rPr>
          <w:b/>
        </w:rPr>
        <w:t>.</w:t>
      </w:r>
      <w:r>
        <w:t xml:space="preserve"> </w:t>
      </w:r>
      <w:r w:rsidRPr="00054DCF">
        <w:rPr>
          <w:b/>
        </w:rPr>
        <w:t>Proportion of handgun homicide offenders by recorded</w:t>
      </w:r>
      <w:r w:rsidR="00FE0914">
        <w:rPr>
          <w:b/>
        </w:rPr>
        <w:t xml:space="preserve"> age</w:t>
      </w:r>
      <w:r w:rsidRPr="00054DCF">
        <w:rPr>
          <w:b/>
        </w:rPr>
        <w:t xml:space="preserve"> </w:t>
      </w:r>
      <w:r w:rsidR="00D55626">
        <w:rPr>
          <w:b/>
        </w:rPr>
        <w:t>in</w:t>
      </w:r>
      <w:r w:rsidR="00D55626" w:rsidRPr="00054DCF">
        <w:rPr>
          <w:b/>
        </w:rPr>
        <w:t xml:space="preserve"> </w:t>
      </w:r>
      <w:r w:rsidRPr="00054DCF">
        <w:rPr>
          <w:b/>
        </w:rPr>
        <w:t xml:space="preserve">1995 </w:t>
      </w:r>
      <w:r w:rsidR="00D55626">
        <w:rPr>
          <w:b/>
        </w:rPr>
        <w:t>and</w:t>
      </w:r>
      <w:r w:rsidR="00A85887">
        <w:rPr>
          <w:b/>
        </w:rPr>
        <w:t xml:space="preserve"> </w:t>
      </w:r>
      <w:r w:rsidRPr="00054DCF">
        <w:rPr>
          <w:b/>
        </w:rPr>
        <w:t xml:space="preserve">2021 </w:t>
      </w:r>
      <w:r w:rsidR="001C5616">
        <w:rPr>
          <w:b/>
        </w:rPr>
        <w:t>according to</w:t>
      </w:r>
      <w:r w:rsidRPr="00054DCF">
        <w:rPr>
          <w:b/>
        </w:rPr>
        <w:t xml:space="preserve"> FBI Uniform Crime Report Supplementary Homicide Reports</w:t>
      </w:r>
      <w:r w:rsidRPr="004547EB">
        <w:rPr>
          <w:bCs/>
        </w:rPr>
        <w:t xml:space="preserve"> </w:t>
      </w:r>
      <w:r w:rsidR="004547EB" w:rsidRPr="004547EB">
        <w:rPr>
          <w:bCs/>
        </w:rPr>
        <w:fldChar w:fldCharType="begin"/>
      </w:r>
      <w:r w:rsidR="004547EB" w:rsidRPr="004547EB">
        <w:rPr>
          <w:bCs/>
        </w:rPr>
        <w:instrText xml:space="preserve"> ADDIN ZOTERO_ITEM CSL_CITATION {"citationID":"AUF2Emm0","properties":{"formattedCitation":"({\\i{}1})","plainCitation":"(1)","noteIndex":0},"citationItems":[{"id":1110,"uris":["http://zotero.org/users/2376427/items/LNIBAWF9"],"itemData":{"id":1110,"type":"dataset","abstract":"&lt;b&gt;&lt;b&gt;For a comprehensive guide to this data and other UCR data, please see my book at ucrbook.com&lt;/b&gt;&lt;/b&gt;&lt;b&gt;&lt;br&gt;&lt;/b&gt;&lt;b&gt;Version 12 release notes:&lt;br&gt;&lt;/b&gt;&lt;b&gt;&lt;/b&gt;Adds 2021 data.&lt;br&gt;&lt;b&gt;Version 11 release notes:&lt;/b&gt;Adds 2020 data. &lt;br&gt;Please note that the FBI has retired UCR data ending in 2020 data so this will be the last SHR data they release. &lt;br&gt;Changes .rda file to .rds.&lt;br&gt;&lt;b&gt;Version 10 release notes:&lt;/b&gt;Changes release notes description, does not change data.&lt;b&gt;Version 9 release notes:&lt;/b&gt;&lt;b&gt;&lt;/b&gt;Adds 2019 data.&lt;br&gt;&lt;b&gt;Version 8 release notes:&lt;/b&gt;&lt;br&gt;Adds 2018 data.Changes source of data for years 1985-2018 to be directly from the FBI. 2018 data was received via email from the FBI, 2016-2017 is from the FBI who mailed me a DVD, and 1985-2015 data is from the FBI's Crime Data Explorer site (https://crime-data-explorer.fr.cloud.gov/downloads-and-docs).Adds .csv version of the data.Makes minor changes to value labels for consistency and to fix grammar. &lt;br&gt;&lt;b&gt;Version 7 release notes:&lt;/b&gt;&lt;br&gt;Changes project name to avoid confusing this data for the ones done by NACJD.&lt;b&gt;Version 6 release notes:&lt;/b&gt;Adds 2017 data.&lt;b&gt;&lt;br&gt;&lt;/b&gt;&lt;b&gt;Version 5 release notes:&lt;/b&gt;Adds 2016 data.Standardizes the \"group\" column which categorizes cities and counties by population.Arrange rows in descending order by year and ascending order by ORI. &lt;br&gt;&lt;b&gt;Version 4 release notes: &lt;b&gt;&lt;br&gt;&lt;/b&gt;&lt;/b&gt;Fix bug where Philadelphia Police Department had incorrect FIPS county code. &lt;b&gt;Version 3 Release Notes:&lt;/b&gt;Merges data with LEAIC data to add FIPS codes, census codes, agency type variables, and ORI9 variable.Change column names for relationship variables from offender_n_relation_to_victim_1 to victim_1_relation_to_offender_n to better indicate that all relationship are victim 1's relationship to each offender. &lt;br&gt;Reorder columns.&lt;br&gt;&lt;br&gt;This is a single file containing all data from the Supplementary Homicide Reports from 1976 to 2018. The Supplementary Homicide Report provides detailed information about the victim, offender, and circumstances of the murder. Details include victim and offender age, sex, race, ethnicity (Hispanic/not Hispanic), the weapon used, circumstances of the incident, and the number of both offenders and victims. &lt;br&gt;&lt;br&gt;Years 1976-1984 were downloaded from NACJD, while more recent years are from the FBI. All files came as ASCII+SPSS Setup files and were cleaned using R. The \"cleaning\" just means that column names were standardized (different years have slightly different spellings for many columns). Standardization of column names is necessary to stack multiple years together. Categorical variables (e.g. state) were also standardized (i.e. fix spelling errors, have terminology be the same across years). &lt;br&gt;&lt;br&gt;The following is the summary of the Supplementary Homicide Report copied from ICPSR's 2015 page for the data.&lt;br&gt;&lt;br&gt;The Uniform Crime Reporting Program Data: Supplementary Homicide Reports (SHR) provide detailed information on criminal homicides reported to the police. These homicides consist of murders; non-negligent killings also called non-negligent manslaughter; and justifiable homicides. UCR Program contributors compile and submit their crime data by one of two means: either directly to the FBI or through their State UCR Programs. State UCR Programs frequently impose mandatory reporting requirements which have been effective in increasing both the number of reporting agencies as well as the number and accuracy of each participating agency's reports. Each agency may be identified by its numeric state code, alpha-numeric agency (\"ORI\") code, jurisdiction population, and population group. In addition, each homicide incident is identified by month of occurrence and situation type, allowing flexibility in creating aggregations and subsets.&lt;br&gt;&lt;br&gt;&lt;br&gt;&lt;br&gt;&lt;br&gt;","DOI":"10.3886/E100699V12","language":"en","publisher":"ICPSR - Interuniversity Consortium for Political and Social Research","source":"DOI.org (Datacite)","title":"Jacob Kaplan's concatenated files: Uniform Crime Reporting (UCR) program data: Supplementary Homicide Reports (SHR), 1976-2021","title-short":"Jacob Kaplan's Concatenated Files","URL":"https://www.openicpsr.org/openicpsr/project/100699/version/V12/view","version":"v12","author":[{"family":"Kaplan","given":"Jacob"}],"accessed":{"date-parts":[["2023",11,4]]},"issued":{"date-parts":[["2023"]]},"citation-key":"kaplanJacobKaplanConcatenated2023"}}],"schema":"https://github.com/citation-style-language/schema/raw/master/csl-citation.json"} </w:instrText>
      </w:r>
      <w:r w:rsidR="004547EB" w:rsidRPr="004547EB">
        <w:rPr>
          <w:bCs/>
        </w:rPr>
        <w:fldChar w:fldCharType="separate"/>
      </w:r>
      <w:r w:rsidR="004547EB" w:rsidRPr="004547EB">
        <w:rPr>
          <w:bCs/>
        </w:rPr>
        <w:t>(</w:t>
      </w:r>
      <w:r w:rsidR="004547EB" w:rsidRPr="004547EB">
        <w:rPr>
          <w:bCs/>
          <w:i/>
          <w:iCs/>
        </w:rPr>
        <w:t>1</w:t>
      </w:r>
      <w:r w:rsidR="004547EB" w:rsidRPr="004547EB">
        <w:rPr>
          <w:bCs/>
        </w:rPr>
        <w:t>)</w:t>
      </w:r>
      <w:r w:rsidR="004547EB" w:rsidRPr="004547EB">
        <w:rPr>
          <w:bCs/>
        </w:rPr>
        <w:fldChar w:fldCharType="end"/>
      </w:r>
      <w:r>
        <w:t xml:space="preserve">. </w:t>
      </w:r>
      <w:proofErr w:type="gramStart"/>
      <w:r w:rsidRPr="00054DCF">
        <w:t xml:space="preserve">The </w:t>
      </w:r>
      <w:r w:rsidR="00C406E0">
        <w:t>3.</w:t>
      </w:r>
      <w:r w:rsidRPr="00054DCF">
        <w:t>5</w:t>
      </w:r>
      <w:proofErr w:type="gramEnd"/>
      <w:r w:rsidRPr="00054DCF">
        <w:t>%</w:t>
      </w:r>
      <w:bookmarkEnd w:id="2"/>
      <w:r w:rsidRPr="00054DCF">
        <w:t xml:space="preserve"> of homicide offenders that are over age </w:t>
      </w:r>
      <w:r w:rsidR="00C406E0">
        <w:t>6</w:t>
      </w:r>
      <w:r w:rsidR="00C406E0" w:rsidRPr="00054DCF">
        <w:t xml:space="preserve">0 </w:t>
      </w:r>
      <w:r w:rsidRPr="00054DCF">
        <w:t xml:space="preserve">are omitted. For the 15% of firearm homicides with more than one recorded offender, the age of the first offender was taken. If limited to </w:t>
      </w:r>
      <w:proofErr w:type="gramStart"/>
      <w:r w:rsidRPr="00054DCF">
        <w:t>the 85</w:t>
      </w:r>
      <w:proofErr w:type="gramEnd"/>
      <w:r w:rsidRPr="00054DCF">
        <w:t>% of single offender homicides, an even larger proportion of homicides is attributable to adults.</w:t>
      </w:r>
    </w:p>
    <w:p w14:paraId="2668005E" w14:textId="77777777" w:rsidR="00E62F6E" w:rsidRDefault="00E62F6E" w:rsidP="00E62F6E">
      <w:pPr>
        <w:pStyle w:val="Acknowledgement"/>
        <w:spacing w:before="0"/>
        <w:ind w:left="1440"/>
      </w:pPr>
    </w:p>
    <w:p w14:paraId="64E29CA8" w14:textId="62A8783C" w:rsidR="008178AE" w:rsidRDefault="00054DCF" w:rsidP="005E5C5A">
      <w:pPr>
        <w:spacing w:after="100" w:afterAutospacing="1"/>
        <w:ind w:left="720"/>
        <w:rPr>
          <w:rFonts w:eastAsia="Times New Roman"/>
          <w:sz w:val="24"/>
          <w:szCs w:val="24"/>
        </w:rPr>
      </w:pPr>
      <w:r w:rsidRPr="00054DCF">
        <w:rPr>
          <w:rFonts w:eastAsia="Times New Roman"/>
          <w:sz w:val="24"/>
          <w:szCs w:val="24"/>
        </w:rPr>
        <w:t xml:space="preserve">This paper </w:t>
      </w:r>
      <w:r w:rsidR="00CA5170">
        <w:rPr>
          <w:rFonts w:eastAsia="Times New Roman"/>
          <w:sz w:val="24"/>
          <w:szCs w:val="24"/>
        </w:rPr>
        <w:t>directly addresse</w:t>
      </w:r>
      <w:r w:rsidR="00FE0914">
        <w:rPr>
          <w:rFonts w:eastAsia="Times New Roman"/>
          <w:sz w:val="24"/>
          <w:szCs w:val="24"/>
        </w:rPr>
        <w:t>s</w:t>
      </w:r>
      <w:r w:rsidR="00CA5170">
        <w:rPr>
          <w:rFonts w:eastAsia="Times New Roman"/>
          <w:sz w:val="24"/>
          <w:szCs w:val="24"/>
        </w:rPr>
        <w:t xml:space="preserve"> th</w:t>
      </w:r>
      <w:r w:rsidR="00F219CB">
        <w:rPr>
          <w:rFonts w:eastAsia="Times New Roman"/>
          <w:sz w:val="24"/>
          <w:szCs w:val="24"/>
        </w:rPr>
        <w:t>ese</w:t>
      </w:r>
      <w:r w:rsidR="00CA5170">
        <w:rPr>
          <w:rFonts w:eastAsia="Times New Roman"/>
          <w:sz w:val="24"/>
          <w:szCs w:val="24"/>
        </w:rPr>
        <w:t xml:space="preserve"> gap</w:t>
      </w:r>
      <w:r w:rsidR="00F219CB">
        <w:rPr>
          <w:rFonts w:eastAsia="Times New Roman"/>
          <w:sz w:val="24"/>
          <w:szCs w:val="24"/>
        </w:rPr>
        <w:t>s</w:t>
      </w:r>
      <w:r w:rsidR="00CA5170">
        <w:rPr>
          <w:rFonts w:eastAsia="Times New Roman"/>
          <w:sz w:val="24"/>
          <w:szCs w:val="24"/>
        </w:rPr>
        <w:t xml:space="preserve"> in ou</w:t>
      </w:r>
      <w:r w:rsidRPr="00054DCF">
        <w:rPr>
          <w:rFonts w:eastAsia="Times New Roman"/>
          <w:sz w:val="24"/>
          <w:szCs w:val="24"/>
        </w:rPr>
        <w:t xml:space="preserve">r scientific knowledge on the life course of concealed gun carrying </w:t>
      </w:r>
      <w:r w:rsidR="00F219CB">
        <w:rPr>
          <w:rFonts w:eastAsia="Times New Roman"/>
          <w:sz w:val="24"/>
          <w:szCs w:val="24"/>
        </w:rPr>
        <w:t xml:space="preserve">and use </w:t>
      </w:r>
      <w:r w:rsidRPr="00054DCF">
        <w:rPr>
          <w:rFonts w:eastAsia="Times New Roman"/>
          <w:sz w:val="24"/>
          <w:szCs w:val="24"/>
        </w:rPr>
        <w:t xml:space="preserve">from adolescence through adulthood </w:t>
      </w:r>
      <w:r w:rsidR="00CA5170">
        <w:rPr>
          <w:rFonts w:eastAsia="Times New Roman"/>
          <w:sz w:val="24"/>
          <w:szCs w:val="24"/>
        </w:rPr>
        <w:t xml:space="preserve">by analyzing </w:t>
      </w:r>
      <w:r w:rsidRPr="00054DCF">
        <w:rPr>
          <w:rFonts w:eastAsia="Times New Roman"/>
          <w:sz w:val="24"/>
          <w:szCs w:val="24"/>
        </w:rPr>
        <w:t xml:space="preserve">25 years of longitudinal multi-cohort data from the Project on Human Development in Chicago Neighborhoods (PHDCN+). </w:t>
      </w:r>
      <w:r w:rsidR="00DA0BCD" w:rsidRPr="006E671E">
        <w:rPr>
          <w:rFonts w:eastAsia="Times New Roman"/>
          <w:sz w:val="24"/>
          <w:szCs w:val="24"/>
        </w:rPr>
        <w:t>Concealed gun carrying refers to the practice of carrying a gun in public that is concealed, or hidden, from the view of others</w:t>
      </w:r>
      <w:r w:rsidR="00FE0914">
        <w:rPr>
          <w:rFonts w:eastAsia="Times New Roman"/>
          <w:sz w:val="24"/>
          <w:szCs w:val="24"/>
        </w:rPr>
        <w:t>, whether legally or illegally</w:t>
      </w:r>
      <w:r w:rsidR="00DA0BCD" w:rsidRPr="006E671E">
        <w:rPr>
          <w:rFonts w:eastAsia="Times New Roman"/>
          <w:sz w:val="24"/>
          <w:szCs w:val="24"/>
        </w:rPr>
        <w:t xml:space="preserve">. </w:t>
      </w:r>
      <w:r w:rsidRPr="00054DCF">
        <w:rPr>
          <w:rFonts w:eastAsia="Times New Roman"/>
          <w:sz w:val="24"/>
          <w:szCs w:val="24"/>
        </w:rPr>
        <w:t xml:space="preserve">With </w:t>
      </w:r>
      <w:r w:rsidR="00DA0BCD">
        <w:rPr>
          <w:rFonts w:eastAsia="Times New Roman"/>
          <w:sz w:val="24"/>
          <w:szCs w:val="24"/>
        </w:rPr>
        <w:t>our</w:t>
      </w:r>
      <w:r w:rsidRPr="00054DCF">
        <w:rPr>
          <w:rFonts w:eastAsia="Times New Roman"/>
          <w:sz w:val="24"/>
          <w:szCs w:val="24"/>
        </w:rPr>
        <w:t xml:space="preserve"> </w:t>
      </w:r>
      <w:r w:rsidR="003129DA">
        <w:rPr>
          <w:rFonts w:eastAsia="Times New Roman"/>
          <w:sz w:val="24"/>
          <w:szCs w:val="24"/>
        </w:rPr>
        <w:t>research design we are able to</w:t>
      </w:r>
      <w:r w:rsidRPr="00054DCF">
        <w:rPr>
          <w:rFonts w:eastAsia="Times New Roman"/>
          <w:sz w:val="24"/>
          <w:szCs w:val="24"/>
        </w:rPr>
        <w:t xml:space="preserve"> analyze patterns of concealed gun carrying by sex, race, cohort</w:t>
      </w:r>
      <w:r w:rsidR="00681C39">
        <w:rPr>
          <w:rFonts w:eastAsia="Times New Roman"/>
          <w:sz w:val="24"/>
          <w:szCs w:val="24"/>
        </w:rPr>
        <w:t>,</w:t>
      </w:r>
      <w:r w:rsidRPr="00054DCF">
        <w:rPr>
          <w:rFonts w:eastAsia="Times New Roman"/>
          <w:sz w:val="24"/>
          <w:szCs w:val="24"/>
        </w:rPr>
        <w:t xml:space="preserve"> and exposure to violence from childhood through adulthood, specifically: (a) </w:t>
      </w:r>
      <w:r w:rsidR="00467C13">
        <w:rPr>
          <w:rFonts w:eastAsia="Times New Roman"/>
          <w:sz w:val="24"/>
          <w:szCs w:val="24"/>
        </w:rPr>
        <w:t>at what age</w:t>
      </w:r>
      <w:r w:rsidRPr="00054DCF">
        <w:rPr>
          <w:rFonts w:eastAsia="Times New Roman"/>
          <w:sz w:val="24"/>
          <w:szCs w:val="24"/>
        </w:rPr>
        <w:t xml:space="preserve"> onset of concealed carrying occurs; (b) if the age of carry onset is predictive of recent gun carrying; (c) if an earlier age of carry onset is predictive of </w:t>
      </w:r>
      <w:r w:rsidRPr="00054DCF">
        <w:rPr>
          <w:rFonts w:eastAsia="Times New Roman"/>
          <w:i/>
          <w:iCs/>
          <w:sz w:val="24"/>
          <w:szCs w:val="24"/>
        </w:rPr>
        <w:t>using</w:t>
      </w:r>
      <w:r w:rsidRPr="00054DCF">
        <w:rPr>
          <w:rFonts w:eastAsia="Times New Roman"/>
          <w:sz w:val="24"/>
          <w:szCs w:val="24"/>
        </w:rPr>
        <w:t xml:space="preserve"> a gun in a crime or for self-defense; and (d) if exposure to gun violence predicts onset of carry for both juveniles and early adults</w:t>
      </w:r>
      <w:r w:rsidR="006E671E">
        <w:rPr>
          <w:rFonts w:eastAsia="Times New Roman"/>
          <w:sz w:val="24"/>
          <w:szCs w:val="24"/>
        </w:rPr>
        <w:t>.</w:t>
      </w:r>
      <w:r w:rsidR="00F54042">
        <w:rPr>
          <w:rFonts w:eastAsia="Times New Roman"/>
          <w:sz w:val="24"/>
          <w:szCs w:val="24"/>
        </w:rPr>
        <w:t xml:space="preserve"> And whereas much of the literature on concealed carry focuses on either illegal or legal carrying, a contribution of our study is to focus on both </w:t>
      </w:r>
      <w:r w:rsidR="00731111">
        <w:rPr>
          <w:rFonts w:eastAsia="Times New Roman"/>
          <w:sz w:val="24"/>
          <w:szCs w:val="24"/>
        </w:rPr>
        <w:fldChar w:fldCharType="begin"/>
      </w:r>
      <w:r w:rsidR="00131E91">
        <w:rPr>
          <w:rFonts w:eastAsia="Times New Roman"/>
          <w:sz w:val="24"/>
          <w:szCs w:val="24"/>
        </w:rPr>
        <w:instrText xml:space="preserve"> ADDIN ZOTERO_ITEM CSL_CITATION {"citationID":"zr1U7FnT","properties":{"formattedCitation":"({\\i{}10}\\uc0\\u8211{}{\\i{}12})","plainCitation":"(10–12)","noteIndex":0},"citationItems":[{"id":1197,"uris":["http://zotero.org/users/2376427/items/YU7LSSX6"],"itemData":{"id":1197,"type":"book","abstract":"\"From gang- and drug-related shootings to mass shootings in schools, shopping centers, and movie theatres, reports of gun crimes fill the headlines of newspapers and nightly news programs. At the same time, a different kind of headline has captured public attention: a steady surge in pro-gun sentiment among Americans. A Gallup poll conducted just a month after the Newtown school shootings found that 74% of Americans oppose a ban on hand-guns, and at least 11 million people now have licenses to carry concealed weapons as part of their everyday lives. Why do so many Americans not only own guns but also carry them? In Citizen-Protectors, Jennifer Carlson offers a compelling portrait of gun carriers, shedding light on Americans' complex relationship with guns. Delving headlong into the world of gun carriers, Carlson spent time participating in firearms training classes, attending pro-gun events, and carrying a firearm herself. Through these experiences she explores the role guns play in the lives of Americans who carry them and shows how, against a backdrop of economic insecurity and social instability, gun carrying becomes a means of being a good citizen, an idea that not only pervades the NRA's public literature and statements, but its training courses as well. A much-needed counterpoint to the rhetorical battles over gun control, Citizen-Protectors is a captivating and revealing look at gun culture in America, and is a must-read for anyone with a stake in this heated debate\"-- Provided by publisher","event-place":"New York, NY","ISBN":"978-0-19-934756-8","language":"eng","note":"OCLC: 904248928","publisher":"Oxford University Press","publisher-place":"New York, NY","source":"Open WorldCat","title":"Citizen-protectors: the everyday politics of guns in an age of decline","title-short":"Citizen-protectors","author":[{"family":"Carlson","given":"Jennifer"}],"issued":{"date-parts":[["2015"]]},"citation-key":"carlsonCitizenprotectorsEverydayPolitics2015"}},{"id":1202,"uris":["http://zotero.org/users/2376427/items/VMJHFZQ4"],"itemData":{"id":1202,"type":"book","abstract":"Today, more than 11 million Americans hold concealed handgun licenses, an increase from 4.5 million in 2007. Yet, despite increasing numbers of firearms and expanding opportunities for gun owners to carry concealed firearms in public places, we know little about the reasons for obtaining a concealed carry permit or what a publicly armed citizenry means for society. Angela Stroud draws on in-depth interviews with permit holders and on field observations at licensing courses to understand how social and cultural factors shape the practice of obtaining a permit to carry a concealed firearm","event-place":"Chapel Hill","ISBN":"978-1-4696-2789-2","language":"eng","publisher":"University of North Carolina press","publisher-place":"Chapel Hill","source":"BnF ISBN","title":"Good guys with guns: The appeal and consequences of concealed carry","title-short":"Good guys with guns","author":[{"family":"Stroud","given":"Angela"}],"issued":{"date-parts":[["2016"]]},"citation-key":"stroudGoodGuysGuns2016"}},{"id":1146,"uris":["http://zotero.org/users/2376427/items/ECFBK7B8"],"itemData":{"id":1146,"type":"article-journal","container-title":"Archives of Pediatrics &amp; Adolescent Medicine","DOI":"10.1001/archpedi.158.7.657","ISSN":"1072-4710","issue":"7","journalAbbreviation":"Arch Pediatr Adolesc Med","language":"en","page":"657","source":"DOI.org (Crossref)","title":"Neighborhood predictors of concealed firearm carrying among children and adolescents: Results from the Project on Human Development in Chicago Neighborhoods","title-short":"Neighborhood Predictors of Concealed Firearm Carrying Among Children and Adolescents","volume":"158","author":[{"family":"Molnar","given":"Beth E."},{"family":"Miller","given":"Matthew J."},{"family":"Azrael","given":"Deborah"},{"family":"Buka","given":"Stephen L."}],"issued":{"date-parts":[["2004",7,1]]},"citation-key":"molnarNeighborhoodPredictorsConcealed2004"}}],"schema":"https://github.com/citation-style-language/schema/raw/master/csl-citation.json"} </w:instrText>
      </w:r>
      <w:r w:rsidR="00731111">
        <w:rPr>
          <w:rFonts w:eastAsia="Times New Roman"/>
          <w:sz w:val="24"/>
          <w:szCs w:val="24"/>
        </w:rPr>
        <w:fldChar w:fldCharType="separate"/>
      </w:r>
      <w:r w:rsidR="00131E91" w:rsidRPr="00131E91">
        <w:rPr>
          <w:sz w:val="24"/>
        </w:rPr>
        <w:t>(</w:t>
      </w:r>
      <w:r w:rsidR="00131E91" w:rsidRPr="00131E91">
        <w:rPr>
          <w:i/>
          <w:iCs/>
          <w:sz w:val="24"/>
        </w:rPr>
        <w:t>10</w:t>
      </w:r>
      <w:r w:rsidR="00131E91" w:rsidRPr="00131E91">
        <w:rPr>
          <w:sz w:val="24"/>
        </w:rPr>
        <w:t>–</w:t>
      </w:r>
      <w:r w:rsidR="00131E91" w:rsidRPr="00131E91">
        <w:rPr>
          <w:i/>
          <w:iCs/>
          <w:sz w:val="24"/>
        </w:rPr>
        <w:t>12</w:t>
      </w:r>
      <w:r w:rsidR="00131E91" w:rsidRPr="00131E91">
        <w:rPr>
          <w:sz w:val="24"/>
        </w:rPr>
        <w:t>)</w:t>
      </w:r>
      <w:r w:rsidR="00731111">
        <w:rPr>
          <w:rFonts w:eastAsia="Times New Roman"/>
          <w:sz w:val="24"/>
          <w:szCs w:val="24"/>
        </w:rPr>
        <w:fldChar w:fldCharType="end"/>
      </w:r>
      <w:r w:rsidR="005E5C5A">
        <w:rPr>
          <w:rFonts w:eastAsia="Times New Roman"/>
          <w:sz w:val="24"/>
          <w:szCs w:val="24"/>
        </w:rPr>
        <w:t>, including the differing pathways to each type of behavior.</w:t>
      </w:r>
    </w:p>
    <w:p w14:paraId="6BB36279" w14:textId="2F60BF3F" w:rsidR="00054DCF" w:rsidRDefault="00054DCF" w:rsidP="00054DCF">
      <w:pPr>
        <w:spacing w:after="100" w:afterAutospacing="1"/>
        <w:ind w:left="720"/>
        <w:rPr>
          <w:rFonts w:eastAsia="Times New Roman"/>
          <w:sz w:val="24"/>
          <w:szCs w:val="24"/>
        </w:rPr>
      </w:pPr>
      <w:r w:rsidRPr="00054DCF">
        <w:rPr>
          <w:rFonts w:eastAsia="Times New Roman"/>
          <w:sz w:val="24"/>
          <w:szCs w:val="24"/>
        </w:rPr>
        <w:t xml:space="preserve">As our primary focus is on exploring differences in concealed carry onset by age, the design of the PHDCN+ is uniquely well-suited to examine these patterns as it </w:t>
      </w:r>
      <w:r w:rsidR="00F01219">
        <w:rPr>
          <w:rFonts w:eastAsia="Times New Roman"/>
          <w:sz w:val="24"/>
          <w:szCs w:val="24"/>
        </w:rPr>
        <w:t xml:space="preserve">includes a </w:t>
      </w:r>
      <w:r w:rsidR="00B97FE3">
        <w:rPr>
          <w:rFonts w:eastAsia="Times New Roman"/>
          <w:sz w:val="24"/>
          <w:szCs w:val="24"/>
        </w:rPr>
        <w:t>quarter century</w:t>
      </w:r>
      <w:r w:rsidR="008255F7">
        <w:rPr>
          <w:rFonts w:eastAsia="Times New Roman"/>
          <w:sz w:val="24"/>
          <w:szCs w:val="24"/>
        </w:rPr>
        <w:t xml:space="preserve"> of</w:t>
      </w:r>
      <w:r w:rsidR="005B0C4F">
        <w:rPr>
          <w:rFonts w:eastAsia="Times New Roman"/>
          <w:sz w:val="24"/>
          <w:szCs w:val="24"/>
        </w:rPr>
        <w:t xml:space="preserve"> </w:t>
      </w:r>
      <w:r w:rsidRPr="00054DCF">
        <w:rPr>
          <w:rFonts w:eastAsia="Times New Roman"/>
          <w:sz w:val="24"/>
          <w:szCs w:val="24"/>
        </w:rPr>
        <w:t>follow</w:t>
      </w:r>
      <w:r w:rsidR="00F01219">
        <w:rPr>
          <w:rFonts w:eastAsia="Times New Roman"/>
          <w:sz w:val="24"/>
          <w:szCs w:val="24"/>
        </w:rPr>
        <w:t>-up</w:t>
      </w:r>
      <w:r w:rsidR="0058764C">
        <w:rPr>
          <w:rFonts w:eastAsia="Times New Roman"/>
          <w:sz w:val="24"/>
          <w:szCs w:val="24"/>
        </w:rPr>
        <w:t>s</w:t>
      </w:r>
      <w:r w:rsidR="00F01219">
        <w:rPr>
          <w:rFonts w:eastAsia="Times New Roman"/>
          <w:sz w:val="24"/>
          <w:szCs w:val="24"/>
        </w:rPr>
        <w:t xml:space="preserve"> of</w:t>
      </w:r>
      <w:r w:rsidRPr="00054DCF">
        <w:rPr>
          <w:rFonts w:eastAsia="Times New Roman"/>
          <w:sz w:val="24"/>
          <w:szCs w:val="24"/>
        </w:rPr>
        <w:t xml:space="preserve"> a diverse and representative sample of four age cohorts of Chicago children, born from approximately 1981 to 1996, who experienced different contexts of gun violence and criminal justice contact at different stages of life </w:t>
      </w:r>
      <w:r w:rsidR="009B2500">
        <w:rPr>
          <w:rFonts w:eastAsia="Times New Roman"/>
          <w:sz w:val="24"/>
          <w:szCs w:val="24"/>
        </w:rPr>
        <w:fldChar w:fldCharType="begin"/>
      </w:r>
      <w:r w:rsidR="00131E91">
        <w:rPr>
          <w:rFonts w:eastAsia="Times New Roman"/>
          <w:sz w:val="24"/>
          <w:szCs w:val="24"/>
        </w:rPr>
        <w:instrText xml:space="preserve"> ADDIN ZOTERO_ITEM CSL_CITATION {"citationID":"wVmdZqnP","properties":{"formattedCitation":"({\\i{}13})","plainCitation":"(13)","noteIndex":0},"citationItems":[{"id":1226,"uris":["http://zotero.org/users/2376427/items/NYSMNTIA"],"itemData":{"id":1226,"type":"article-journal","container-title":"American Journal of Sociology","DOI":"10.1086/714062","ISSN":"0002-9602, 1537-5390","issue":"5","journalAbbreviation":"American Journal of Sociology","language":"en","page":"1127-1178","source":"DOI.org (Crossref)","title":"The birth lottery of history: Arrest over the life course of multiple cohorts coming of age, 1995–2018","title-short":"The Birth Lottery of History","volume":"126","author":[{"family":"Neil","given":"Roland"},{"family":"Sampson","given":"Robert J."}],"issued":{"date-parts":[["2021",3,1]]},"citation-key":"neilBirthLotteryHistory2021"}}],"schema":"https://github.com/citation-style-language/schema/raw/master/csl-citation.json"} </w:instrText>
      </w:r>
      <w:r w:rsidR="009B2500">
        <w:rPr>
          <w:rFonts w:eastAsia="Times New Roman"/>
          <w:sz w:val="24"/>
          <w:szCs w:val="24"/>
        </w:rPr>
        <w:fldChar w:fldCharType="separate"/>
      </w:r>
      <w:r w:rsidR="00131E91" w:rsidRPr="00131E91">
        <w:rPr>
          <w:sz w:val="24"/>
        </w:rPr>
        <w:t>(</w:t>
      </w:r>
      <w:r w:rsidR="00131E91" w:rsidRPr="00131E91">
        <w:rPr>
          <w:i/>
          <w:iCs/>
          <w:sz w:val="24"/>
        </w:rPr>
        <w:t>13</w:t>
      </w:r>
      <w:r w:rsidR="00131E91" w:rsidRPr="00131E91">
        <w:rPr>
          <w:sz w:val="24"/>
        </w:rPr>
        <w:t>)</w:t>
      </w:r>
      <w:r w:rsidR="009B2500">
        <w:rPr>
          <w:rFonts w:eastAsia="Times New Roman"/>
          <w:sz w:val="24"/>
          <w:szCs w:val="24"/>
        </w:rPr>
        <w:fldChar w:fldCharType="end"/>
      </w:r>
      <w:r w:rsidRPr="00054DCF">
        <w:rPr>
          <w:rFonts w:eastAsia="Times New Roman"/>
          <w:sz w:val="24"/>
          <w:szCs w:val="24"/>
        </w:rPr>
        <w:t xml:space="preserve">. For example, the oldest cohorts came of age during the violent crime peak of the early 1990s and the youngest reached their early 20s during spikes in gun violence starting in 2016, whereas the middle cohort reached their teens during an era of relatively low crime and violence </w:t>
      </w:r>
      <w:r w:rsidR="009B2500">
        <w:rPr>
          <w:rFonts w:eastAsia="Times New Roman"/>
          <w:sz w:val="24"/>
          <w:szCs w:val="24"/>
        </w:rPr>
        <w:fldChar w:fldCharType="begin"/>
      </w:r>
      <w:r w:rsidR="00131E91">
        <w:rPr>
          <w:rFonts w:eastAsia="Times New Roman"/>
          <w:sz w:val="24"/>
          <w:szCs w:val="24"/>
        </w:rPr>
        <w:instrText xml:space="preserve"> ADDIN ZOTERO_ITEM CSL_CITATION {"citationID":"wC08O7mp","properties":{"formattedCitation":"({\\i{}14})","plainCitation":"(14)","noteIndex":0},"citationItems":[{"id":1145,"uris":["http://zotero.org/users/2376427/items/VVZZSBYE"],"itemData":{"id":1145,"type":"article-journal","abstract":"The past quarter-century has seen both sharp declines and increases in firearm violence in the United States. Yet, little is known about the age of first exposure to firearm violence and how it may differ by race, sex, and cohort.To examine race, sex, and cohort differences in exposure to firearm violence in a representative longitudinal study of children who grew up in periods with varying rates of firearm violence in the United States and to examine spatial proximity to firearm violence in adulthood.This population-based representative cohort study included multiple cohorts of children followed-up from 1995 through 2021 in the Project on Human Development in Chicago Neighborhoods (PHDCN). Participants included Black, Hispanic, and White respondents from 4 age cohorts of Chicago, Illinois, residents, with modal birth years of 1981, 1984, 1987, and 1996. Data analyses were conducted from May 2022 to March 2023.Firearm violence exposure, including age when first shot, age when first saw someone shot, and past-year frequency of fatal and nonfatal shootings within 250 m of residence.There were 2418 participants in wave 1 (in the mid-1990s), and they were evenly split by sex, with 1209 males (50.00%) and 1209 females (50.00%). There were 890 Black respondents, 1146 Hispanic respondents, and 382 White respondents. Male respondents were much more likely than female respondents to have been shot (adjusted hazard ratio [aHR], 4.23; 95% CI, 2.28-7.84), but only moderately more likely to have seen someone shot (aHR, 1.48; 95% CI, 1.27-1.72). Compared with White individuals, Black individuals experienced higher rates of all 3 forms of exposure (been shot: aHR, 3.05; 95% CI, 1.22-7.60; seen someone shot: aHR, 4.69; 95% CI, 3.41-6.46; nearby shootings: adjusted incidence rate ratio [aIRR], 12.40; 95% CI, 6.88-22.35), and Hispanic respondents experienced higher rates of 2 forms of violence exposure (seen someone shot: aHR, 2.59; 95% CI, 1.85-3.62; nearby shootings: aIRR, 3.77; 95% CI, 2.08-6.84). Respondents born in the mid-1990s who grew up amidst large declines in homicide but reached adulthood during city and national spikes in firearm violence in 2016 were less likely to have seen someone shot than those born in the early 1980s who grew up during the peak of homicide in the early 1990s (aHR, 0.49; 95% CI, 0.35-0.69). However, the likelihood of having been shot did not significantly differ between these cohorts (aHR, 0.81; 95% CI, 0.40-1.63).In this longitudinal multicohort study of exposure to firearm violence, there were stark differences by race and sex, yet the extent of exposure to violence was not simply the product of these characteristics. These findings on cohort differences suggest changing societal conditions were key factors associated with whether and at what life stage individuals from all race and sex groups were exposed to firearm violence.","container-title":"JAMA Network Open","DOI":"10.1001/jamanetworkopen.2023.12465","ISSN":"2574-3805","issue":"5","journalAbbreviation":"JAMA Network Open","page":"e2312465","source":"Silverchair","title":"Inequalities in exposure to firearm violence by race, sex, and birth cohort from childhood to age 40 years, 1995-2021","volume":"6","author":[{"family":"Lanfear","given":"Charles C."},{"family":"Bucci","given":"Rebecca"},{"family":"Kirk","given":"David S."},{"family":"Sampson","given":"Robert J."}],"issued":{"date-parts":[["2023",5,9]]},"citation-key":"lanfearInequalitiesExposureFirearm2023"}}],"schema":"https://github.com/citation-style-language/schema/raw/master/csl-citation.json"} </w:instrText>
      </w:r>
      <w:r w:rsidR="009B2500">
        <w:rPr>
          <w:rFonts w:eastAsia="Times New Roman"/>
          <w:sz w:val="24"/>
          <w:szCs w:val="24"/>
        </w:rPr>
        <w:fldChar w:fldCharType="separate"/>
      </w:r>
      <w:r w:rsidR="00131E91" w:rsidRPr="00131E91">
        <w:rPr>
          <w:sz w:val="24"/>
        </w:rPr>
        <w:t>(</w:t>
      </w:r>
      <w:r w:rsidR="00131E91" w:rsidRPr="00131E91">
        <w:rPr>
          <w:i/>
          <w:iCs/>
          <w:sz w:val="24"/>
        </w:rPr>
        <w:t>14</w:t>
      </w:r>
      <w:r w:rsidR="00131E91" w:rsidRPr="00131E91">
        <w:rPr>
          <w:sz w:val="24"/>
        </w:rPr>
        <w:t>)</w:t>
      </w:r>
      <w:r w:rsidR="009B2500">
        <w:rPr>
          <w:rFonts w:eastAsia="Times New Roman"/>
          <w:sz w:val="24"/>
          <w:szCs w:val="24"/>
        </w:rPr>
        <w:fldChar w:fldCharType="end"/>
      </w:r>
      <w:r w:rsidRPr="00054DCF">
        <w:rPr>
          <w:rFonts w:eastAsia="Times New Roman"/>
          <w:sz w:val="24"/>
          <w:szCs w:val="24"/>
        </w:rPr>
        <w:t xml:space="preserve">. The ensuing analysis will show that concealed gun carrying is responsive to these surges in violence in </w:t>
      </w:r>
      <w:r w:rsidR="00644D1C">
        <w:rPr>
          <w:rFonts w:eastAsia="Times New Roman"/>
          <w:sz w:val="24"/>
          <w:szCs w:val="24"/>
        </w:rPr>
        <w:t xml:space="preserve">Chicago, which mirrored patterns of gun violence seen in major cities across </w:t>
      </w:r>
      <w:r w:rsidRPr="00054DCF">
        <w:rPr>
          <w:rFonts w:eastAsia="Times New Roman"/>
          <w:sz w:val="24"/>
          <w:szCs w:val="24"/>
        </w:rPr>
        <w:t>the United States</w:t>
      </w:r>
      <w:r w:rsidR="001D5522">
        <w:rPr>
          <w:rFonts w:eastAsia="Times New Roman"/>
          <w:sz w:val="24"/>
          <w:szCs w:val="24"/>
        </w:rPr>
        <w:t xml:space="preserve"> </w:t>
      </w:r>
      <w:r w:rsidR="00731111">
        <w:rPr>
          <w:rFonts w:eastAsia="Times New Roman"/>
          <w:sz w:val="24"/>
          <w:szCs w:val="24"/>
        </w:rPr>
        <w:fldChar w:fldCharType="begin"/>
      </w:r>
      <w:r w:rsidR="00131E91">
        <w:rPr>
          <w:rFonts w:eastAsia="Times New Roman"/>
          <w:sz w:val="24"/>
          <w:szCs w:val="24"/>
        </w:rPr>
        <w:instrText xml:space="preserve"> ADDIN ZOTERO_ITEM CSL_CITATION {"citationID":"gdbVr8MO","properties":{"formattedCitation":"({\\i{}15})","plainCitation":"(15)","noteIndex":0},"citationItems":[{"id":1176,"uris":["http://zotero.org/users/2376427/items/H75WC2LJ"],"itemData":{"id":1176,"type":"report","publisher":"Council on Criminal Justice","title":"Pandemic, social unrest, and crime in US cities: Year-end 2022 Update","author":[{"family":"Rosenfeld","given":"Richard"},{"family":"Boxerman","given":"Bobby"},{"family":"Lopez","given":"Ernesto"}],"issued":{"date-parts":[["2023"]]},"citation-key":"rosenfeldPandemicSocialUnrest2023"}}],"schema":"https://github.com/citation-style-language/schema/raw/master/csl-citation.json"} </w:instrText>
      </w:r>
      <w:r w:rsidR="00731111">
        <w:rPr>
          <w:rFonts w:eastAsia="Times New Roman"/>
          <w:sz w:val="24"/>
          <w:szCs w:val="24"/>
        </w:rPr>
        <w:fldChar w:fldCharType="separate"/>
      </w:r>
      <w:r w:rsidR="00131E91" w:rsidRPr="00131E91">
        <w:rPr>
          <w:sz w:val="24"/>
        </w:rPr>
        <w:t>(</w:t>
      </w:r>
      <w:r w:rsidR="00131E91" w:rsidRPr="00131E91">
        <w:rPr>
          <w:i/>
          <w:iCs/>
          <w:sz w:val="24"/>
        </w:rPr>
        <w:t>15</w:t>
      </w:r>
      <w:r w:rsidR="00131E91" w:rsidRPr="00131E91">
        <w:rPr>
          <w:sz w:val="24"/>
        </w:rPr>
        <w:t>)</w:t>
      </w:r>
      <w:r w:rsidR="00731111">
        <w:rPr>
          <w:rFonts w:eastAsia="Times New Roman"/>
          <w:sz w:val="24"/>
          <w:szCs w:val="24"/>
        </w:rPr>
        <w:fldChar w:fldCharType="end"/>
      </w:r>
      <w:r w:rsidRPr="00054DCF">
        <w:rPr>
          <w:rFonts w:eastAsia="Times New Roman"/>
          <w:sz w:val="24"/>
          <w:szCs w:val="24"/>
        </w:rPr>
        <w:t xml:space="preserve">. Yet </w:t>
      </w:r>
      <w:r w:rsidR="00644D1C">
        <w:rPr>
          <w:rFonts w:eastAsia="Times New Roman"/>
          <w:sz w:val="24"/>
          <w:szCs w:val="24"/>
        </w:rPr>
        <w:t>the analysis</w:t>
      </w:r>
      <w:r w:rsidRPr="00054DCF">
        <w:rPr>
          <w:rFonts w:eastAsia="Times New Roman"/>
          <w:sz w:val="24"/>
          <w:szCs w:val="24"/>
        </w:rPr>
        <w:t xml:space="preserve"> will also show that patterns of concealed gun carrying are to an important extent distinct between adolescence and adulthood</w:t>
      </w:r>
      <w:r w:rsidR="00087296">
        <w:rPr>
          <w:rFonts w:eastAsia="Times New Roman"/>
          <w:sz w:val="24"/>
          <w:szCs w:val="24"/>
        </w:rPr>
        <w:t>:</w:t>
      </w:r>
      <w:r w:rsidRPr="00054DCF">
        <w:rPr>
          <w:rFonts w:eastAsia="Times New Roman"/>
          <w:sz w:val="24"/>
          <w:szCs w:val="24"/>
        </w:rPr>
        <w:t xml:space="preserve"> adolescent carrying </w:t>
      </w:r>
      <w:r w:rsidR="00087296">
        <w:rPr>
          <w:rFonts w:eastAsia="Times New Roman"/>
          <w:sz w:val="24"/>
          <w:szCs w:val="24"/>
        </w:rPr>
        <w:t xml:space="preserve">is </w:t>
      </w:r>
      <w:r w:rsidR="002A4D12">
        <w:rPr>
          <w:rFonts w:eastAsia="Times New Roman"/>
          <w:sz w:val="24"/>
          <w:szCs w:val="24"/>
        </w:rPr>
        <w:t>less persistent but</w:t>
      </w:r>
      <w:r w:rsidR="000267CA">
        <w:rPr>
          <w:rFonts w:eastAsia="Times New Roman"/>
          <w:sz w:val="24"/>
          <w:szCs w:val="24"/>
        </w:rPr>
        <w:t xml:space="preserve"> </w:t>
      </w:r>
      <w:r w:rsidR="00087296">
        <w:rPr>
          <w:rFonts w:eastAsia="Times New Roman"/>
          <w:sz w:val="24"/>
          <w:szCs w:val="24"/>
        </w:rPr>
        <w:t xml:space="preserve">is </w:t>
      </w:r>
      <w:r w:rsidRPr="00054DCF">
        <w:rPr>
          <w:rFonts w:eastAsia="Times New Roman"/>
          <w:sz w:val="24"/>
          <w:szCs w:val="24"/>
        </w:rPr>
        <w:t>responsive to direct exposure to gun violence through victimization or witnessing shootings</w:t>
      </w:r>
      <w:r w:rsidR="00087296">
        <w:rPr>
          <w:rFonts w:eastAsia="Times New Roman"/>
          <w:sz w:val="24"/>
          <w:szCs w:val="24"/>
        </w:rPr>
        <w:t>, whereas</w:t>
      </w:r>
      <w:r w:rsidRPr="00054DCF">
        <w:rPr>
          <w:rFonts w:eastAsia="Times New Roman"/>
          <w:sz w:val="24"/>
          <w:szCs w:val="24"/>
        </w:rPr>
        <w:t xml:space="preserve"> adult carrying </w:t>
      </w:r>
      <w:r w:rsidR="00087296">
        <w:rPr>
          <w:rFonts w:eastAsia="Times New Roman"/>
          <w:sz w:val="24"/>
          <w:szCs w:val="24"/>
        </w:rPr>
        <w:t xml:space="preserve">is </w:t>
      </w:r>
      <w:r w:rsidRPr="00054DCF">
        <w:rPr>
          <w:rFonts w:eastAsia="Times New Roman"/>
          <w:sz w:val="24"/>
          <w:szCs w:val="24"/>
        </w:rPr>
        <w:t xml:space="preserve">a </w:t>
      </w:r>
      <w:r w:rsidR="002A4D12">
        <w:rPr>
          <w:rFonts w:eastAsia="Times New Roman"/>
          <w:sz w:val="24"/>
          <w:szCs w:val="24"/>
        </w:rPr>
        <w:t xml:space="preserve">more </w:t>
      </w:r>
      <w:r w:rsidRPr="00054DCF">
        <w:rPr>
          <w:rFonts w:eastAsia="Times New Roman"/>
          <w:sz w:val="24"/>
          <w:szCs w:val="24"/>
        </w:rPr>
        <w:t xml:space="preserve">persistent behavior that is less tied to intimate exposure to gun violence. We refer to these distinct patterns by life course stage—adolescence versus adulthood—as a dual </w:t>
      </w:r>
      <w:r w:rsidR="00335A7C">
        <w:rPr>
          <w:rFonts w:eastAsia="Times New Roman"/>
          <w:sz w:val="24"/>
          <w:szCs w:val="24"/>
        </w:rPr>
        <w:t>pathway</w:t>
      </w:r>
      <w:r w:rsidR="003B76DE">
        <w:rPr>
          <w:rFonts w:eastAsia="Times New Roman"/>
          <w:sz w:val="24"/>
          <w:szCs w:val="24"/>
        </w:rPr>
        <w:t xml:space="preserve"> </w:t>
      </w:r>
      <w:r w:rsidRPr="00054DCF">
        <w:rPr>
          <w:rFonts w:eastAsia="Times New Roman"/>
          <w:sz w:val="24"/>
          <w:szCs w:val="24"/>
        </w:rPr>
        <w:t>explanation for concealed gun carrying.</w:t>
      </w:r>
    </w:p>
    <w:p w14:paraId="5C958C25" w14:textId="54ED27FD" w:rsidR="00B80DCF" w:rsidRDefault="00B80DCF" w:rsidP="00B80DCF">
      <w:pPr>
        <w:spacing w:after="100" w:afterAutospacing="1"/>
        <w:ind w:left="720"/>
        <w:rPr>
          <w:rFonts w:eastAsia="Times New Roman"/>
          <w:sz w:val="24"/>
          <w:szCs w:val="24"/>
        </w:rPr>
      </w:pPr>
      <w:r>
        <w:rPr>
          <w:rFonts w:eastAsia="Times New Roman"/>
          <w:sz w:val="24"/>
          <w:szCs w:val="24"/>
        </w:rPr>
        <w:t xml:space="preserve">Finally, this longitudinal study is based on a representative sample of children originally living in Chicago, </w:t>
      </w:r>
      <w:r w:rsidR="00E70750">
        <w:rPr>
          <w:rFonts w:eastAsia="Times New Roman"/>
          <w:sz w:val="24"/>
          <w:szCs w:val="24"/>
        </w:rPr>
        <w:t>82% of</w:t>
      </w:r>
      <w:r>
        <w:rPr>
          <w:rFonts w:eastAsia="Times New Roman"/>
          <w:sz w:val="24"/>
          <w:szCs w:val="24"/>
        </w:rPr>
        <w:t xml:space="preserve"> whom were living in</w:t>
      </w:r>
      <w:r w:rsidR="00E70750">
        <w:rPr>
          <w:rFonts w:eastAsia="Times New Roman"/>
          <w:sz w:val="24"/>
          <w:szCs w:val="24"/>
        </w:rPr>
        <w:t xml:space="preserve"> the Chicago metro area</w:t>
      </w:r>
      <w:r>
        <w:rPr>
          <w:rFonts w:eastAsia="Times New Roman"/>
          <w:sz w:val="24"/>
          <w:szCs w:val="24"/>
        </w:rPr>
        <w:t xml:space="preserve"> in the most recent survey wave in 2021. This may affect the generalizability of our results if Chicago or Illinois are an unusual context for concealed gun carrying or gun violence. However, </w:t>
      </w:r>
      <w:r w:rsidR="00E64119">
        <w:rPr>
          <w:rFonts w:eastAsia="Times New Roman"/>
          <w:sz w:val="24"/>
          <w:szCs w:val="24"/>
        </w:rPr>
        <w:t xml:space="preserve">rates of </w:t>
      </w:r>
      <w:r>
        <w:rPr>
          <w:rFonts w:eastAsia="Times New Roman"/>
          <w:sz w:val="24"/>
          <w:szCs w:val="24"/>
        </w:rPr>
        <w:t xml:space="preserve">gun homicide in Chicago over the study period were similar to those in other major US cities such as Philadelphia and Dallas </w:t>
      </w:r>
      <w:r w:rsidR="00E64119">
        <w:rPr>
          <w:rFonts w:eastAsia="Times New Roman"/>
          <w:sz w:val="24"/>
          <w:szCs w:val="24"/>
        </w:rPr>
        <w:t>and</w:t>
      </w:r>
      <w:r w:rsidR="00C036AE">
        <w:rPr>
          <w:rFonts w:eastAsia="Times New Roman"/>
          <w:sz w:val="24"/>
          <w:szCs w:val="24"/>
        </w:rPr>
        <w:t xml:space="preserve"> </w:t>
      </w:r>
      <w:r w:rsidR="009F460C">
        <w:rPr>
          <w:rFonts w:eastAsia="Times New Roman"/>
          <w:sz w:val="24"/>
          <w:szCs w:val="24"/>
        </w:rPr>
        <w:t>substantially below the most violent cities in America such as St. Louis, Baton Rouge, New Orleans, Memphis, and Baltimore</w:t>
      </w:r>
      <w:r w:rsidR="003B28DB">
        <w:rPr>
          <w:rFonts w:eastAsia="Times New Roman"/>
          <w:sz w:val="24"/>
          <w:szCs w:val="24"/>
        </w:rPr>
        <w:t xml:space="preserve"> </w:t>
      </w:r>
      <w:r w:rsidR="003B28DB">
        <w:rPr>
          <w:rFonts w:eastAsia="Times New Roman"/>
          <w:sz w:val="24"/>
          <w:szCs w:val="24"/>
        </w:rPr>
        <w:fldChar w:fldCharType="begin"/>
      </w:r>
      <w:r w:rsidR="003B28DB">
        <w:rPr>
          <w:rFonts w:eastAsia="Times New Roman"/>
          <w:sz w:val="24"/>
          <w:szCs w:val="24"/>
        </w:rPr>
        <w:instrText xml:space="preserve"> ADDIN ZOTERO_ITEM CSL_CITATION {"citationID":"Q4ov68bd","properties":{"formattedCitation":"({\\i{}1})","plainCitation":"(1)","noteIndex":0},"citationItems":[{"id":1110,"uris":["http://zotero.org/users/2376427/items/LNIBAWF9"],"itemData":{"id":1110,"type":"dataset","abstract":"&lt;b&gt;&lt;b&gt;For a comprehensive guide to this data and other UCR data, please see my book at ucrbook.com&lt;/b&gt;&lt;/b&gt;&lt;b&gt;&lt;br&gt;&lt;/b&gt;&lt;b&gt;Version 12 release notes:&lt;br&gt;&lt;/b&gt;&lt;b&gt;&lt;/b&gt;Adds 2021 data.&lt;br&gt;&lt;b&gt;Version 11 release notes:&lt;/b&gt;Adds 2020 data. &lt;br&gt;Please note that the FBI has retired UCR data ending in 2020 data so this will be the last SHR data they release. &lt;br&gt;Changes .rda file to .rds.&lt;br&gt;&lt;b&gt;Version 10 release notes:&lt;/b&gt;Changes release notes description, does not change data.&lt;b&gt;Version 9 release notes:&lt;/b&gt;&lt;b&gt;&lt;/b&gt;Adds 2019 data.&lt;br&gt;&lt;b&gt;Version 8 release notes:&lt;/b&gt;&lt;br&gt;Adds 2018 data.Changes source of data for years 1985-2018 to be directly from the FBI. 2018 data was received via email from the FBI, 2016-2017 is from the FBI who mailed me a DVD, and 1985-2015 data is from the FBI's Crime Data Explorer site (https://crime-data-explorer.fr.cloud.gov/downloads-and-docs).Adds .csv version of the data.Makes minor changes to value labels for consistency and to fix grammar. &lt;br&gt;&lt;b&gt;Version 7 release notes:&lt;/b&gt;&lt;br&gt;Changes project name to avoid confusing this data for the ones done by NACJD.&lt;b&gt;Version 6 release notes:&lt;/b&gt;Adds 2017 data.&lt;b&gt;&lt;br&gt;&lt;/b&gt;&lt;b&gt;Version 5 release notes:&lt;/b&gt;Adds 2016 data.Standardizes the \"group\" column which categorizes cities and counties by population.Arrange rows in descending order by year and ascending order by ORI. &lt;br&gt;&lt;b&gt;Version 4 release notes: &lt;b&gt;&lt;br&gt;&lt;/b&gt;&lt;/b&gt;Fix bug where Philadelphia Police Department had incorrect FIPS county code. &lt;b&gt;Version 3 Release Notes:&lt;/b&gt;Merges data with LEAIC data to add FIPS codes, census codes, agency type variables, and ORI9 variable.Change column names for relationship variables from offender_n_relation_to_victim_1 to victim_1_relation_to_offender_n to better indicate that all relationship are victim 1's relationship to each offender. &lt;br&gt;Reorder columns.&lt;br&gt;&lt;br&gt;This is a single file containing all data from the Supplementary Homicide Reports from 1976 to 2018. The Supplementary Homicide Report provides detailed information about the victim, offender, and circumstances of the murder. Details include victim and offender age, sex, race, ethnicity (Hispanic/not Hispanic), the weapon used, circumstances of the incident, and the number of both offenders and victims. &lt;br&gt;&lt;br&gt;Years 1976-1984 were downloaded from NACJD, while more recent years are from the FBI. All files came as ASCII+SPSS Setup files and were cleaned using R. The \"cleaning\" just means that column names were standardized (different years have slightly different spellings for many columns). Standardization of column names is necessary to stack multiple years together. Categorical variables (e.g. state) were also standardized (i.e. fix spelling errors, have terminology be the same across years). &lt;br&gt;&lt;br&gt;The following is the summary of the Supplementary Homicide Report copied from ICPSR's 2015 page for the data.&lt;br&gt;&lt;br&gt;The Uniform Crime Reporting Program Data: Supplementary Homicide Reports (SHR) provide detailed information on criminal homicides reported to the police. These homicides consist of murders; non-negligent killings also called non-negligent manslaughter; and justifiable homicides. UCR Program contributors compile and submit their crime data by one of two means: either directly to the FBI or through their State UCR Programs. State UCR Programs frequently impose mandatory reporting requirements which have been effective in increasing both the number of reporting agencies as well as the number and accuracy of each participating agency's reports. Each agency may be identified by its numeric state code, alpha-numeric agency (\"ORI\") code, jurisdiction population, and population group. In addition, each homicide incident is identified by month of occurrence and situation type, allowing flexibility in creating aggregations and subsets.&lt;br&gt;&lt;br&gt;&lt;br&gt;&lt;br&gt;&lt;br&gt;","DOI":"10.3886/E100699V12","language":"en","publisher":"ICPSR - Interuniversity Consortium for Political and Social Research","source":"DOI.org (Datacite)","title":"Jacob Kaplan's concatenated files: Uniform Crime Reporting (UCR) program data: Supplementary Homicide Reports (SHR), 1976-2021","title-short":"Jacob Kaplan's Concatenated Files","URL":"https://www.openicpsr.org/openicpsr/project/100699/version/V12/view","version":"v12","author":[{"family":"Kaplan","given":"Jacob"}],"accessed":{"date-parts":[["2023",11,4]]},"issued":{"date-parts":[["2023"]]},"citation-key":"kaplanJacobKaplanConcatenated2023"}}],"schema":"https://github.com/citation-style-language/schema/raw/master/csl-citation.json"} </w:instrText>
      </w:r>
      <w:r w:rsidR="003B28DB">
        <w:rPr>
          <w:rFonts w:eastAsia="Times New Roman"/>
          <w:sz w:val="24"/>
          <w:szCs w:val="24"/>
        </w:rPr>
        <w:fldChar w:fldCharType="separate"/>
      </w:r>
      <w:r w:rsidR="003B28DB" w:rsidRPr="005712B6">
        <w:rPr>
          <w:sz w:val="24"/>
        </w:rPr>
        <w:t>(</w:t>
      </w:r>
      <w:r w:rsidR="003B28DB" w:rsidRPr="005712B6">
        <w:rPr>
          <w:i/>
          <w:iCs/>
          <w:sz w:val="24"/>
        </w:rPr>
        <w:t>1</w:t>
      </w:r>
      <w:r w:rsidR="003B28DB" w:rsidRPr="005712B6">
        <w:rPr>
          <w:sz w:val="24"/>
        </w:rPr>
        <w:t>)</w:t>
      </w:r>
      <w:r w:rsidR="003B28DB">
        <w:rPr>
          <w:rFonts w:eastAsia="Times New Roman"/>
          <w:sz w:val="24"/>
          <w:szCs w:val="24"/>
        </w:rPr>
        <w:fldChar w:fldCharType="end"/>
      </w:r>
      <w:r w:rsidR="009F460C">
        <w:rPr>
          <w:rFonts w:eastAsia="Times New Roman"/>
          <w:sz w:val="24"/>
          <w:szCs w:val="24"/>
        </w:rPr>
        <w:t>.</w:t>
      </w:r>
      <w:r>
        <w:rPr>
          <w:rFonts w:eastAsia="Times New Roman"/>
          <w:sz w:val="24"/>
          <w:szCs w:val="24"/>
        </w:rPr>
        <w:t xml:space="preserve"> </w:t>
      </w:r>
      <w:r w:rsidR="00CE418A">
        <w:rPr>
          <w:rFonts w:eastAsia="Times New Roman"/>
          <w:sz w:val="24"/>
          <w:szCs w:val="24"/>
        </w:rPr>
        <w:t>G</w:t>
      </w:r>
      <w:r>
        <w:rPr>
          <w:rFonts w:eastAsia="Times New Roman"/>
          <w:sz w:val="24"/>
          <w:szCs w:val="24"/>
        </w:rPr>
        <w:t>un laws in Illinois, reputed to be some of the toughest in the country in the late 20</w:t>
      </w:r>
      <w:r w:rsidRPr="005461DF">
        <w:rPr>
          <w:rFonts w:eastAsia="Times New Roman"/>
          <w:sz w:val="24"/>
          <w:szCs w:val="24"/>
          <w:vertAlign w:val="superscript"/>
        </w:rPr>
        <w:t>th</w:t>
      </w:r>
      <w:r>
        <w:rPr>
          <w:rFonts w:eastAsia="Times New Roman"/>
          <w:sz w:val="24"/>
          <w:szCs w:val="24"/>
        </w:rPr>
        <w:t xml:space="preserve"> and early 21</w:t>
      </w:r>
      <w:r w:rsidRPr="005461DF">
        <w:rPr>
          <w:rFonts w:eastAsia="Times New Roman"/>
          <w:sz w:val="24"/>
          <w:szCs w:val="24"/>
          <w:vertAlign w:val="superscript"/>
        </w:rPr>
        <w:t>st</w:t>
      </w:r>
      <w:r>
        <w:rPr>
          <w:rFonts w:eastAsia="Times New Roman"/>
          <w:sz w:val="24"/>
          <w:szCs w:val="24"/>
        </w:rPr>
        <w:t xml:space="preserve"> centuries, </w:t>
      </w:r>
      <w:r w:rsidR="00CE418A">
        <w:rPr>
          <w:rFonts w:eastAsia="Times New Roman"/>
          <w:sz w:val="24"/>
          <w:szCs w:val="24"/>
        </w:rPr>
        <w:t xml:space="preserve">also </w:t>
      </w:r>
      <w:r>
        <w:rPr>
          <w:rFonts w:eastAsia="Times New Roman"/>
          <w:sz w:val="24"/>
          <w:szCs w:val="24"/>
        </w:rPr>
        <w:t xml:space="preserve">became permissively </w:t>
      </w:r>
      <w:proofErr w:type="gramStart"/>
      <w:r>
        <w:rPr>
          <w:rFonts w:eastAsia="Times New Roman"/>
          <w:sz w:val="24"/>
          <w:szCs w:val="24"/>
        </w:rPr>
        <w:t>similar to</w:t>
      </w:r>
      <w:proofErr w:type="gramEnd"/>
      <w:r>
        <w:rPr>
          <w:rFonts w:eastAsia="Times New Roman"/>
          <w:sz w:val="24"/>
          <w:szCs w:val="24"/>
        </w:rPr>
        <w:t xml:space="preserve"> other states in 2014, as many of our sample members reached the legal age of carrying a firearm. Our multi-cohort design </w:t>
      </w:r>
      <w:r w:rsidR="003C71F0">
        <w:rPr>
          <w:rFonts w:eastAsia="Times New Roman"/>
          <w:sz w:val="24"/>
          <w:szCs w:val="24"/>
        </w:rPr>
        <w:t>thus</w:t>
      </w:r>
      <w:r>
        <w:rPr>
          <w:rFonts w:eastAsia="Times New Roman"/>
          <w:sz w:val="24"/>
          <w:szCs w:val="24"/>
        </w:rPr>
        <w:t xml:space="preserve"> allow</w:t>
      </w:r>
      <w:r w:rsidR="00CE418A">
        <w:rPr>
          <w:rFonts w:eastAsia="Times New Roman"/>
          <w:sz w:val="24"/>
          <w:szCs w:val="24"/>
        </w:rPr>
        <w:t>s</w:t>
      </w:r>
      <w:r>
        <w:rPr>
          <w:rFonts w:eastAsia="Times New Roman"/>
          <w:sz w:val="24"/>
          <w:szCs w:val="24"/>
        </w:rPr>
        <w:t xml:space="preserve"> us to compare patterns of concealed gun carrying at the same ages, </w:t>
      </w:r>
      <w:r w:rsidR="00D77B0C">
        <w:rPr>
          <w:rFonts w:eastAsia="Times New Roman"/>
          <w:sz w:val="24"/>
          <w:szCs w:val="24"/>
        </w:rPr>
        <w:t xml:space="preserve">in </w:t>
      </w:r>
      <w:r w:rsidR="006B6DA3">
        <w:rPr>
          <w:rFonts w:eastAsia="Times New Roman"/>
          <w:sz w:val="24"/>
          <w:szCs w:val="24"/>
        </w:rPr>
        <w:t>a context where carrying</w:t>
      </w:r>
      <w:r>
        <w:rPr>
          <w:rFonts w:eastAsia="Times New Roman"/>
          <w:sz w:val="24"/>
          <w:szCs w:val="24"/>
        </w:rPr>
        <w:t xml:space="preserve"> would have been illegal in Illinois for older cohorts but legal for younger cohorts.</w:t>
      </w:r>
    </w:p>
    <w:p w14:paraId="0CA1204B" w14:textId="77777777" w:rsidR="00B80DCF" w:rsidRPr="00054DCF" w:rsidRDefault="00B80DCF" w:rsidP="00005106">
      <w:pPr>
        <w:spacing w:after="100" w:afterAutospacing="1"/>
        <w:rPr>
          <w:rFonts w:eastAsia="Times New Roman"/>
          <w:sz w:val="24"/>
          <w:szCs w:val="24"/>
        </w:rPr>
      </w:pPr>
    </w:p>
    <w:p w14:paraId="5BD59D4A" w14:textId="77777777" w:rsidR="00054DCF" w:rsidRPr="00054DCF" w:rsidRDefault="00054DCF" w:rsidP="00054DCF">
      <w:pPr>
        <w:spacing w:after="100" w:afterAutospacing="1"/>
        <w:ind w:left="720"/>
        <w:rPr>
          <w:rFonts w:eastAsia="Times New Roman"/>
          <w:b/>
          <w:bCs/>
          <w:sz w:val="24"/>
          <w:szCs w:val="24"/>
        </w:rPr>
      </w:pPr>
      <w:r w:rsidRPr="00054DCF">
        <w:rPr>
          <w:rFonts w:eastAsia="Times New Roman"/>
          <w:b/>
          <w:bCs/>
          <w:sz w:val="24"/>
          <w:szCs w:val="24"/>
        </w:rPr>
        <w:t>Concealed carry</w:t>
      </w:r>
    </w:p>
    <w:p w14:paraId="0FD106A1" w14:textId="7E13B9B7" w:rsidR="008D20A6" w:rsidRDefault="00DA0BCD" w:rsidP="008D20A6">
      <w:pPr>
        <w:spacing w:after="100" w:afterAutospacing="1"/>
        <w:ind w:left="720"/>
        <w:rPr>
          <w:rFonts w:eastAsia="Times New Roman"/>
          <w:sz w:val="24"/>
          <w:szCs w:val="24"/>
        </w:rPr>
      </w:pPr>
      <w:r>
        <w:rPr>
          <w:rFonts w:eastAsia="Times New Roman"/>
          <w:sz w:val="24"/>
          <w:szCs w:val="24"/>
        </w:rPr>
        <w:t>Until 2013, concealed carrying of firearm</w:t>
      </w:r>
      <w:r w:rsidR="008D20A6">
        <w:rPr>
          <w:rFonts w:eastAsia="Times New Roman"/>
          <w:sz w:val="24"/>
          <w:szCs w:val="24"/>
        </w:rPr>
        <w:t>s</w:t>
      </w:r>
      <w:r>
        <w:rPr>
          <w:rFonts w:eastAsia="Times New Roman"/>
          <w:sz w:val="24"/>
          <w:szCs w:val="24"/>
        </w:rPr>
        <w:t xml:space="preserve"> was banned in Illinois, yet the ban </w:t>
      </w:r>
      <w:r w:rsidR="008D20A6">
        <w:rPr>
          <w:rFonts w:eastAsia="Times New Roman"/>
          <w:sz w:val="24"/>
          <w:szCs w:val="24"/>
        </w:rPr>
        <w:t xml:space="preserve">was </w:t>
      </w:r>
      <w:r>
        <w:rPr>
          <w:rFonts w:eastAsia="Times New Roman"/>
          <w:sz w:val="24"/>
          <w:szCs w:val="24"/>
        </w:rPr>
        <w:t xml:space="preserve">ultimately ruled unconstitutional </w:t>
      </w:r>
      <w:r w:rsidR="008D20A6">
        <w:rPr>
          <w:rFonts w:eastAsia="Times New Roman"/>
          <w:sz w:val="24"/>
          <w:szCs w:val="24"/>
        </w:rPr>
        <w:t>under the Second Amendment</w:t>
      </w:r>
      <w:r w:rsidR="005B5290">
        <w:rPr>
          <w:rFonts w:eastAsia="Times New Roman"/>
          <w:sz w:val="24"/>
          <w:szCs w:val="24"/>
        </w:rPr>
        <w:t xml:space="preserve">. </w:t>
      </w:r>
      <w:r w:rsidR="002C381C">
        <w:rPr>
          <w:rFonts w:eastAsia="Times New Roman"/>
          <w:sz w:val="24"/>
          <w:szCs w:val="24"/>
        </w:rPr>
        <w:t xml:space="preserve">To address this ruling, </w:t>
      </w:r>
      <w:proofErr w:type="gramStart"/>
      <w:r w:rsidR="002C381C">
        <w:rPr>
          <w:rFonts w:eastAsia="Times New Roman"/>
          <w:sz w:val="24"/>
          <w:szCs w:val="24"/>
        </w:rPr>
        <w:t xml:space="preserve">the </w:t>
      </w:r>
      <w:r>
        <w:rPr>
          <w:rFonts w:eastAsia="Times New Roman"/>
          <w:sz w:val="24"/>
          <w:szCs w:val="24"/>
        </w:rPr>
        <w:t xml:space="preserve"> </w:t>
      </w:r>
      <w:r w:rsidRPr="006E671E">
        <w:rPr>
          <w:rFonts w:eastAsia="Times New Roman"/>
          <w:sz w:val="24"/>
          <w:szCs w:val="24"/>
        </w:rPr>
        <w:t>Illinois</w:t>
      </w:r>
      <w:proofErr w:type="gramEnd"/>
      <w:r w:rsidRPr="006E671E">
        <w:rPr>
          <w:rFonts w:eastAsia="Times New Roman"/>
          <w:sz w:val="24"/>
          <w:szCs w:val="24"/>
        </w:rPr>
        <w:t xml:space="preserve">’ Firearm Concealed Carry Act was enacted on July 9, 2013, with permits issued starting in 2014, allowing for concealed carry in Illinois with a license. </w:t>
      </w:r>
      <w:r w:rsidR="008D20A6">
        <w:rPr>
          <w:rFonts w:eastAsia="Times New Roman"/>
          <w:sz w:val="24"/>
          <w:szCs w:val="24"/>
        </w:rPr>
        <w:t>With the enactment, Illinois became a “shall</w:t>
      </w:r>
      <w:r w:rsidR="008272E0">
        <w:rPr>
          <w:rFonts w:eastAsia="Times New Roman"/>
          <w:sz w:val="24"/>
          <w:szCs w:val="24"/>
        </w:rPr>
        <w:t>-</w:t>
      </w:r>
      <w:r w:rsidR="008D20A6">
        <w:rPr>
          <w:rFonts w:eastAsia="Times New Roman"/>
          <w:sz w:val="24"/>
          <w:szCs w:val="24"/>
        </w:rPr>
        <w:t xml:space="preserve">issue” state, meaning that the state must issue concealed carry licenses to applicants who satisfy eligibility requirements. </w:t>
      </w:r>
      <w:r w:rsidRPr="006E671E">
        <w:rPr>
          <w:rFonts w:eastAsia="Times New Roman"/>
          <w:sz w:val="24"/>
          <w:szCs w:val="24"/>
        </w:rPr>
        <w:t>At the time, nearly every US state required individuals to have a permit to carry a concealed gun</w:t>
      </w:r>
      <w:r w:rsidR="008D20A6">
        <w:rPr>
          <w:rFonts w:eastAsia="Times New Roman"/>
          <w:sz w:val="24"/>
          <w:szCs w:val="24"/>
        </w:rPr>
        <w:t xml:space="preserve">, </w:t>
      </w:r>
      <w:r w:rsidR="002C381C">
        <w:rPr>
          <w:rFonts w:eastAsia="Times New Roman"/>
          <w:sz w:val="24"/>
          <w:szCs w:val="24"/>
        </w:rPr>
        <w:t>under</w:t>
      </w:r>
      <w:r w:rsidR="008D20A6">
        <w:rPr>
          <w:rFonts w:eastAsia="Times New Roman"/>
          <w:sz w:val="24"/>
          <w:szCs w:val="24"/>
        </w:rPr>
        <w:t xml:space="preserve"> </w:t>
      </w:r>
      <w:r w:rsidR="002C381C">
        <w:rPr>
          <w:rFonts w:eastAsia="Times New Roman"/>
          <w:sz w:val="24"/>
          <w:szCs w:val="24"/>
        </w:rPr>
        <w:t xml:space="preserve">either a </w:t>
      </w:r>
      <w:r w:rsidR="0052236B">
        <w:rPr>
          <w:rFonts w:eastAsia="Times New Roman"/>
          <w:sz w:val="24"/>
          <w:szCs w:val="24"/>
        </w:rPr>
        <w:t>“shall</w:t>
      </w:r>
      <w:r w:rsidR="008272E0">
        <w:rPr>
          <w:rFonts w:eastAsia="Times New Roman"/>
          <w:sz w:val="24"/>
          <w:szCs w:val="24"/>
        </w:rPr>
        <w:t>-</w:t>
      </w:r>
      <w:r w:rsidR="0052236B">
        <w:rPr>
          <w:rFonts w:eastAsia="Times New Roman"/>
          <w:sz w:val="24"/>
          <w:szCs w:val="24"/>
        </w:rPr>
        <w:t>issue”</w:t>
      </w:r>
      <w:r w:rsidR="003B2ED1">
        <w:rPr>
          <w:rFonts w:eastAsia="Times New Roman"/>
          <w:sz w:val="24"/>
          <w:szCs w:val="24"/>
        </w:rPr>
        <w:t xml:space="preserve"> </w:t>
      </w:r>
      <w:r w:rsidR="002C381C">
        <w:rPr>
          <w:rFonts w:eastAsia="Times New Roman"/>
          <w:sz w:val="24"/>
          <w:szCs w:val="24"/>
        </w:rPr>
        <w:t xml:space="preserve">policy </w:t>
      </w:r>
      <w:r w:rsidR="003B2ED1">
        <w:rPr>
          <w:rFonts w:eastAsia="Times New Roman"/>
          <w:sz w:val="24"/>
          <w:szCs w:val="24"/>
        </w:rPr>
        <w:t>like Illinois</w:t>
      </w:r>
      <w:r w:rsidR="0052236B">
        <w:rPr>
          <w:rFonts w:eastAsia="Times New Roman"/>
          <w:sz w:val="24"/>
          <w:szCs w:val="24"/>
        </w:rPr>
        <w:t xml:space="preserve"> or </w:t>
      </w:r>
      <w:r w:rsidR="002C381C">
        <w:rPr>
          <w:rFonts w:eastAsia="Times New Roman"/>
          <w:sz w:val="24"/>
          <w:szCs w:val="24"/>
        </w:rPr>
        <w:t xml:space="preserve">a </w:t>
      </w:r>
      <w:r w:rsidR="0052236B">
        <w:rPr>
          <w:rFonts w:eastAsia="Times New Roman"/>
          <w:sz w:val="24"/>
          <w:szCs w:val="24"/>
        </w:rPr>
        <w:t>“may</w:t>
      </w:r>
      <w:r w:rsidR="008272E0">
        <w:rPr>
          <w:rFonts w:eastAsia="Times New Roman"/>
          <w:sz w:val="24"/>
          <w:szCs w:val="24"/>
        </w:rPr>
        <w:t>-</w:t>
      </w:r>
      <w:r w:rsidR="0052236B">
        <w:rPr>
          <w:rFonts w:eastAsia="Times New Roman"/>
          <w:sz w:val="24"/>
          <w:szCs w:val="24"/>
        </w:rPr>
        <w:t xml:space="preserve">issue” </w:t>
      </w:r>
      <w:r w:rsidR="002C381C">
        <w:rPr>
          <w:rFonts w:eastAsia="Times New Roman"/>
          <w:sz w:val="24"/>
          <w:szCs w:val="24"/>
        </w:rPr>
        <w:t>policy</w:t>
      </w:r>
      <w:r w:rsidR="0052236B">
        <w:rPr>
          <w:rFonts w:eastAsia="Times New Roman"/>
          <w:sz w:val="24"/>
          <w:szCs w:val="24"/>
        </w:rPr>
        <w:t xml:space="preserve"> in which the applicant needed to demonstrate a need for carrying a concealed firearm</w:t>
      </w:r>
      <w:r>
        <w:rPr>
          <w:rFonts w:eastAsia="Times New Roman"/>
          <w:sz w:val="24"/>
          <w:szCs w:val="24"/>
        </w:rPr>
        <w:t xml:space="preserve"> </w:t>
      </w:r>
      <w:r w:rsidR="009B2500">
        <w:rPr>
          <w:rFonts w:eastAsia="Times New Roman"/>
          <w:sz w:val="24"/>
          <w:szCs w:val="24"/>
        </w:rPr>
        <w:fldChar w:fldCharType="begin"/>
      </w:r>
      <w:r w:rsidR="00131E91">
        <w:rPr>
          <w:rFonts w:eastAsia="Times New Roman"/>
          <w:sz w:val="24"/>
          <w:szCs w:val="24"/>
        </w:rPr>
        <w:instrText xml:space="preserve"> ADDIN ZOTERO_ITEM CSL_CITATION {"citationID":"OhWzvxsi","properties":{"formattedCitation":"({\\i{}16})","plainCitation":"(16)","noteIndex":0},"citationItems":[{"id":1223,"uris":["http://zotero.org/users/2376427/items/A25IU5DX"],"itemData":{"id":1223,"type":"report","abstract":"In the past decade, nearly two dozen states have repealed laws requiring a permit to carry concealed handguns.","language":"en-us","publisher":"The Trace","title":"Permitless carry: These states allow gun owners to carry without a license","title-short":"Permitless Carry","URL":"https://www.thetrace.org/2023/05/permitless-carry-gun-laws-states-map/","author":[{"family":"Brownlee","given":"Chip"}],"accessed":{"date-parts":[["2024",4,3]]},"issued":{"date-parts":[["2023",5,12]]},"citation-key":"brownleePermitlessCarryThese2023"}}],"schema":"https://github.com/citation-style-language/schema/raw/master/csl-citation.json"} </w:instrText>
      </w:r>
      <w:r w:rsidR="009B2500">
        <w:rPr>
          <w:rFonts w:eastAsia="Times New Roman"/>
          <w:sz w:val="24"/>
          <w:szCs w:val="24"/>
        </w:rPr>
        <w:fldChar w:fldCharType="separate"/>
      </w:r>
      <w:r w:rsidR="00131E91" w:rsidRPr="00131E91">
        <w:rPr>
          <w:sz w:val="24"/>
        </w:rPr>
        <w:t>(</w:t>
      </w:r>
      <w:r w:rsidR="00131E91" w:rsidRPr="00131E91">
        <w:rPr>
          <w:i/>
          <w:iCs/>
          <w:sz w:val="24"/>
        </w:rPr>
        <w:t>16</w:t>
      </w:r>
      <w:r w:rsidR="00131E91" w:rsidRPr="00131E91">
        <w:rPr>
          <w:sz w:val="24"/>
        </w:rPr>
        <w:t>)</w:t>
      </w:r>
      <w:r w:rsidR="009B2500">
        <w:rPr>
          <w:rFonts w:eastAsia="Times New Roman"/>
          <w:sz w:val="24"/>
          <w:szCs w:val="24"/>
        </w:rPr>
        <w:fldChar w:fldCharType="end"/>
      </w:r>
      <w:r w:rsidRPr="006E671E">
        <w:rPr>
          <w:rFonts w:eastAsia="Times New Roman"/>
          <w:sz w:val="24"/>
          <w:szCs w:val="24"/>
        </w:rPr>
        <w:t>.</w:t>
      </w:r>
      <w:r>
        <w:rPr>
          <w:rFonts w:eastAsia="Times New Roman"/>
          <w:sz w:val="24"/>
          <w:szCs w:val="24"/>
        </w:rPr>
        <w:t xml:space="preserve"> </w:t>
      </w:r>
    </w:p>
    <w:p w14:paraId="2CFFF7ED" w14:textId="03321E8B" w:rsidR="00054DCF" w:rsidRPr="00054DCF" w:rsidRDefault="00DA0BCD" w:rsidP="00054DCF">
      <w:pPr>
        <w:spacing w:after="100" w:afterAutospacing="1"/>
        <w:ind w:left="720"/>
        <w:rPr>
          <w:rFonts w:eastAsia="Times New Roman"/>
          <w:sz w:val="24"/>
          <w:szCs w:val="24"/>
        </w:rPr>
      </w:pPr>
      <w:r>
        <w:rPr>
          <w:rFonts w:eastAsia="Times New Roman"/>
          <w:sz w:val="24"/>
          <w:szCs w:val="24"/>
        </w:rPr>
        <w:t xml:space="preserve">The landscape of concealed carry laws </w:t>
      </w:r>
      <w:r w:rsidR="008D20A6">
        <w:rPr>
          <w:rFonts w:eastAsia="Times New Roman"/>
          <w:sz w:val="24"/>
          <w:szCs w:val="24"/>
        </w:rPr>
        <w:t xml:space="preserve">nationwide </w:t>
      </w:r>
      <w:r>
        <w:rPr>
          <w:rFonts w:eastAsia="Times New Roman"/>
          <w:sz w:val="24"/>
          <w:szCs w:val="24"/>
        </w:rPr>
        <w:t xml:space="preserve">changed markedly in the ensuing decade, </w:t>
      </w:r>
      <w:r w:rsidR="008D20A6">
        <w:rPr>
          <w:rFonts w:eastAsia="Times New Roman"/>
          <w:sz w:val="24"/>
          <w:szCs w:val="24"/>
        </w:rPr>
        <w:t>particularly i</w:t>
      </w:r>
      <w:r w:rsidR="00054DCF" w:rsidRPr="00054DCF">
        <w:rPr>
          <w:rFonts w:eastAsia="Times New Roman"/>
          <w:sz w:val="24"/>
          <w:szCs w:val="24"/>
        </w:rPr>
        <w:t xml:space="preserve">n the case of </w:t>
      </w:r>
      <w:r w:rsidR="00054DCF" w:rsidRPr="00054DCF">
        <w:rPr>
          <w:rFonts w:eastAsia="Times New Roman"/>
          <w:i/>
          <w:iCs/>
          <w:sz w:val="24"/>
          <w:szCs w:val="24"/>
        </w:rPr>
        <w:t xml:space="preserve">New York State Rifle &amp; Pistol Association Inc. v. Bruen </w:t>
      </w:r>
      <w:r w:rsidR="00054DCF" w:rsidRPr="00836CF6">
        <w:rPr>
          <w:rFonts w:eastAsia="Times New Roman"/>
          <w:sz w:val="24"/>
          <w:szCs w:val="24"/>
        </w:rPr>
        <w:t>(2022)</w:t>
      </w:r>
      <w:r w:rsidR="008D20A6">
        <w:rPr>
          <w:rFonts w:eastAsia="Times New Roman"/>
          <w:sz w:val="24"/>
          <w:szCs w:val="24"/>
        </w:rPr>
        <w:t>, in which</w:t>
      </w:r>
      <w:r w:rsidR="00054DCF" w:rsidRPr="00054DCF">
        <w:rPr>
          <w:rFonts w:eastAsia="Times New Roman"/>
          <w:sz w:val="24"/>
          <w:szCs w:val="24"/>
        </w:rPr>
        <w:t xml:space="preserve"> the U.S. Supreme Court ruled that New York’s “may-issue” concealed carry law, the 1911 Sullivan Act, was unconstitutional. The law had required concealed carry permit</w:t>
      </w:r>
      <w:r w:rsidR="006C2BB9">
        <w:rPr>
          <w:rFonts w:eastAsia="Times New Roman"/>
          <w:sz w:val="24"/>
          <w:szCs w:val="24"/>
        </w:rPr>
        <w:t xml:space="preserve"> applicants</w:t>
      </w:r>
      <w:r w:rsidR="00054DCF" w:rsidRPr="00054DCF">
        <w:rPr>
          <w:rFonts w:eastAsia="Times New Roman"/>
          <w:sz w:val="24"/>
          <w:szCs w:val="24"/>
        </w:rPr>
        <w:t xml:space="preserve"> to show “proper cause” as to why they would need to carry a weapon in public, with the government holding discretion to reject applications for a license. The Supreme Court ruled that the law prevented individuals from exercising their Second Amendment rights, and this ruling had the effect of making concealed carry in New York and elsewhere a presumptive right.</w:t>
      </w:r>
    </w:p>
    <w:p w14:paraId="72D702FB" w14:textId="4F6A5E7A" w:rsidR="00054DCF" w:rsidRPr="00054DCF" w:rsidRDefault="00054DCF" w:rsidP="00054DCF">
      <w:pPr>
        <w:spacing w:after="100" w:afterAutospacing="1"/>
        <w:ind w:left="720"/>
        <w:rPr>
          <w:rFonts w:eastAsia="Times New Roman"/>
          <w:sz w:val="24"/>
          <w:szCs w:val="24"/>
        </w:rPr>
      </w:pPr>
      <w:r w:rsidRPr="00054DCF">
        <w:rPr>
          <w:rFonts w:eastAsia="Times New Roman"/>
          <w:sz w:val="24"/>
          <w:szCs w:val="24"/>
        </w:rPr>
        <w:t>While concealed carry is a right throughout the United States—in some jurisdictions requiring a permit—credible estimates on the extent to which individuals have exercised that right remain elusive. The only official source of carry statistics comes from counts of issued permits. These only indirectly measure rates of carry</w:t>
      </w:r>
      <w:r w:rsidR="003230F9">
        <w:rPr>
          <w:rFonts w:eastAsia="Times New Roman"/>
          <w:sz w:val="24"/>
          <w:szCs w:val="24"/>
        </w:rPr>
        <w:t>,</w:t>
      </w:r>
      <w:r w:rsidRPr="00054DCF">
        <w:rPr>
          <w:rFonts w:eastAsia="Times New Roman"/>
          <w:sz w:val="24"/>
          <w:szCs w:val="24"/>
        </w:rPr>
        <w:t xml:space="preserve"> as many individuals carry illegally, those with permits may not carry, and 2</w:t>
      </w:r>
      <w:r w:rsidR="009F460C">
        <w:rPr>
          <w:rFonts w:eastAsia="Times New Roman"/>
          <w:sz w:val="24"/>
          <w:szCs w:val="24"/>
        </w:rPr>
        <w:t>9</w:t>
      </w:r>
      <w:r w:rsidRPr="00054DCF">
        <w:rPr>
          <w:rFonts w:eastAsia="Times New Roman"/>
          <w:sz w:val="24"/>
          <w:szCs w:val="24"/>
        </w:rPr>
        <w:t xml:space="preserve"> states, as of this writing, do not require permits to concealed carry. Accordingly, survey information on gun carrying is advantageous for overcoming the limitations of gun permit data. For instance, a 2017 Pew survey estimated 22% of Americans own a handgun, and of those, 57% carry a handgun outside the home at least some of the time </w:t>
      </w:r>
      <w:r w:rsidR="00FE273B">
        <w:rPr>
          <w:rFonts w:eastAsia="Times New Roman"/>
          <w:sz w:val="24"/>
          <w:szCs w:val="24"/>
        </w:rPr>
        <w:fldChar w:fldCharType="begin"/>
      </w:r>
      <w:r w:rsidR="00131E91">
        <w:rPr>
          <w:rFonts w:eastAsia="Times New Roman"/>
          <w:sz w:val="24"/>
          <w:szCs w:val="24"/>
        </w:rPr>
        <w:instrText xml:space="preserve"> ADDIN ZOTERO_ITEM CSL_CITATION {"citationID":"7TNKmOen","properties":{"formattedCitation":"({\\i{}17})","plainCitation":"(17)","noteIndex":0},"citationItems":[{"id":1126,"uris":["http://zotero.org/users/2376427/items/47GZTT8L"],"itemData":{"id":1126,"type":"report","abstract":"Americans have broad exposure to guns, whether they personally own one or not. About seven-in-ten say they have fired a gun at some point and 42% currently live in a gun-owning household.","language":"en","note":"publisher: Pew Research Center","publisher":"Pew Research Center","source":"policycommons.net","title":"America’s complex relationship with guns","URL":"https://policycommons.net/artifacts/617827/americas-complex-relationship-with-guns/1598689/","author":[{"family":"Parker","given":"Kim"},{"family":"Horowitz","given":"Juliana Menasce"},{"family":"Igielnik","given":"Ruth"},{"family":"Oliphant","given":"J. Baxter"},{"family":"Brown","given":"Anna"}],"accessed":{"date-parts":[["2023",12,1]]},"issued":{"date-parts":[["2017",6,22]]},"citation-key":"parkerAmericaComplexRelationship2017"}}],"schema":"https://github.com/citation-style-language/schema/raw/master/csl-citation.json"} </w:instrText>
      </w:r>
      <w:r w:rsidR="00FE273B">
        <w:rPr>
          <w:rFonts w:eastAsia="Times New Roman"/>
          <w:sz w:val="24"/>
          <w:szCs w:val="24"/>
        </w:rPr>
        <w:fldChar w:fldCharType="separate"/>
      </w:r>
      <w:r w:rsidR="00131E91" w:rsidRPr="00131E91">
        <w:rPr>
          <w:sz w:val="24"/>
        </w:rPr>
        <w:t>(</w:t>
      </w:r>
      <w:r w:rsidR="00131E91" w:rsidRPr="00131E91">
        <w:rPr>
          <w:i/>
          <w:iCs/>
          <w:sz w:val="24"/>
        </w:rPr>
        <w:t>17</w:t>
      </w:r>
      <w:r w:rsidR="00131E91" w:rsidRPr="00131E91">
        <w:rPr>
          <w:sz w:val="24"/>
        </w:rPr>
        <w:t>)</w:t>
      </w:r>
      <w:r w:rsidR="00FE273B">
        <w:rPr>
          <w:rFonts w:eastAsia="Times New Roman"/>
          <w:sz w:val="24"/>
          <w:szCs w:val="24"/>
        </w:rPr>
        <w:fldChar w:fldCharType="end"/>
      </w:r>
      <w:r w:rsidRPr="00054DCF">
        <w:rPr>
          <w:rFonts w:eastAsia="Times New Roman"/>
          <w:sz w:val="24"/>
          <w:szCs w:val="24"/>
        </w:rPr>
        <w:t xml:space="preserve">. Similarly, estimates from the 2019 National Firearms Survey indicate 30.3% of American handgun owners carried in the past month and 38.1% of those did so every day </w:t>
      </w:r>
      <w:r w:rsidR="00FE273B">
        <w:rPr>
          <w:rFonts w:eastAsia="Times New Roman"/>
          <w:sz w:val="24"/>
          <w:szCs w:val="24"/>
        </w:rPr>
        <w:fldChar w:fldCharType="begin"/>
      </w:r>
      <w:r w:rsidR="00131E91">
        <w:rPr>
          <w:rFonts w:eastAsia="Times New Roman"/>
          <w:sz w:val="24"/>
          <w:szCs w:val="24"/>
        </w:rPr>
        <w:instrText xml:space="preserve"> ADDIN ZOTERO_ITEM CSL_CITATION {"citationID":"yI3L62Xc","properties":{"formattedCitation":"({\\i{}18})","plainCitation":"(18)","noteIndex":0},"citationItems":[{"id":1198,"uris":["http://zotero.org/users/2376427/items/E8U7CE6Q"],"itemData":{"id":1198,"type":"article-journal","abstract":"Objectives. To determine the frequency of loaded handgun carrying among US adult handgun owners overall and by state concealed carry law status.\n            Methods. Using a nationally representative survey of US firearm-owning adults in 2019, we asked handgun owners (n = 2389) about their past-month handgun carrying behavior.\n            Results. A total of 30.3% (95% confidence interval [CI] = 28.0%, 32.6%) of handgun owners carried handguns monthly, of whom 38.1% (95% CI = 33.6%, 42.7%) did so daily. In permitless carry states, 29.7% (95% CI = 25.9%, 33.9%) of handgun owners carried handguns in the past month, compared with 33.1% (95% CI = 29.9%, 36.3%) in shall issue states and 19.7% (95% CI = 14.9%, 25.5%) in may issue states. Of handgun owners without a permit, 7.5% (95% CI = 4.1%, 13.3%) of those in may issue states and 11.5% (95% CI = 8.5%, 15.4%) of those in shall issues states carried handguns in the past month.\n            Conclusions. In 2019, about 16 million US adult handgun owners carried handguns in the past month (up from 9 million in 2015), and approximately 6 million did so daily (twice the 3 million who did so in 2015). Proportionally fewer handgun owners carried handguns in states where issuing authorities had substantial discretion in granting permits. (Am J Public Health. 2022;112(12):1783–1790. https://doi.org/10.2105/AJPH.2022.307094 )","container-title":"American Journal of Public Health","DOI":"10.2105/AJPH.2022.307094","ISSN":"0090-0036, 1541-0048","issue":"12","journalAbbreviation":"Am J Public Health","language":"en","page":"1783-1790","source":"DOI.org (Crossref)","title":"Trend in loaded handgun carrying among adult handgun owners in the United States, 2015‒2019","volume":"112","author":[{"family":"Rowhani-Rahbar","given":"Ali"},{"family":"Gallagher","given":"Amy"},{"family":"Azrael","given":"Deborah"},{"family":"Miller","given":"Matthew"}],"issued":{"date-parts":[["2022",12]]},"citation-key":"rowhani-rahbarTrendLoadedHandgun2022"}}],"schema":"https://github.com/citation-style-language/schema/raw/master/csl-citation.json"} </w:instrText>
      </w:r>
      <w:r w:rsidR="00FE273B">
        <w:rPr>
          <w:rFonts w:eastAsia="Times New Roman"/>
          <w:sz w:val="24"/>
          <w:szCs w:val="24"/>
        </w:rPr>
        <w:fldChar w:fldCharType="separate"/>
      </w:r>
      <w:r w:rsidR="00131E91" w:rsidRPr="00131E91">
        <w:rPr>
          <w:sz w:val="24"/>
        </w:rPr>
        <w:t>(</w:t>
      </w:r>
      <w:r w:rsidR="00131E91" w:rsidRPr="00131E91">
        <w:rPr>
          <w:i/>
          <w:iCs/>
          <w:sz w:val="24"/>
        </w:rPr>
        <w:t>18</w:t>
      </w:r>
      <w:r w:rsidR="00131E91" w:rsidRPr="00131E91">
        <w:rPr>
          <w:sz w:val="24"/>
        </w:rPr>
        <w:t>)</w:t>
      </w:r>
      <w:r w:rsidR="00FE273B">
        <w:rPr>
          <w:rFonts w:eastAsia="Times New Roman"/>
          <w:sz w:val="24"/>
          <w:szCs w:val="24"/>
        </w:rPr>
        <w:fldChar w:fldCharType="end"/>
      </w:r>
      <w:r w:rsidR="00FE273B">
        <w:rPr>
          <w:rFonts w:eastAsia="Times New Roman"/>
          <w:sz w:val="24"/>
          <w:szCs w:val="24"/>
        </w:rPr>
        <w:t>.</w:t>
      </w:r>
      <w:r w:rsidRPr="00054DCF">
        <w:rPr>
          <w:rFonts w:eastAsia="Times New Roman"/>
          <w:sz w:val="24"/>
          <w:szCs w:val="24"/>
        </w:rPr>
        <w:t xml:space="preserve"> Concealed gun carrying has likely increased since these estimates due to unprecedented increases in gun purchases in 2020 following the outbreak of COVID-19 and protests against racialized police violence </w:t>
      </w:r>
      <w:r w:rsidR="00FE273B">
        <w:rPr>
          <w:rFonts w:eastAsia="Times New Roman"/>
          <w:sz w:val="24"/>
          <w:szCs w:val="24"/>
        </w:rPr>
        <w:fldChar w:fldCharType="begin"/>
      </w:r>
      <w:r w:rsidR="00131E91">
        <w:rPr>
          <w:rFonts w:eastAsia="Times New Roman"/>
          <w:sz w:val="24"/>
          <w:szCs w:val="24"/>
        </w:rPr>
        <w:instrText xml:space="preserve"> ADDIN ZOTERO_ITEM CSL_CITATION {"citationID":"udC7fOJL","properties":{"formattedCitation":"({\\i{}6})","plainCitation":"(6)","noteIndex":0},"citationItems":[{"id":1143,"uris":["http://zotero.org/users/2376427/items/F9XSXN2U"],"itemData":{"id":1143,"type":"article-journal","container-title":"Annals of Internal Medicine","DOI":"10.7326/M21-3423","ISSN":"0003-4819, 1539-3704","issue":"2","journalAbbreviation":"Ann Intern Med","language":"en","page":"219-225","source":"DOI.org (Crossref)","title":"Firearm purchasing during the COVID-19 pandemic: Results from the 2021 National Firearms Survey","title-short":"Firearm Purchasing During the COVID-19 Pandemic","volume":"175","author":[{"family":"Miller","given":"Matthew"},{"family":"Zhang","given":"Wilson"},{"family":"Azrael","given":"Deborah"}],"issued":{"date-parts":[["2022",2]]},"citation-key":"millerFirearmPurchasingCOVID192022"}}],"schema":"https://github.com/citation-style-language/schema/raw/master/csl-citation.json"} </w:instrText>
      </w:r>
      <w:r w:rsidR="00FE273B">
        <w:rPr>
          <w:rFonts w:eastAsia="Times New Roman"/>
          <w:sz w:val="24"/>
          <w:szCs w:val="24"/>
        </w:rPr>
        <w:fldChar w:fldCharType="separate"/>
      </w:r>
      <w:r w:rsidR="00131E91" w:rsidRPr="00131E91">
        <w:rPr>
          <w:sz w:val="24"/>
        </w:rPr>
        <w:t>(</w:t>
      </w:r>
      <w:r w:rsidR="00131E91" w:rsidRPr="00131E91">
        <w:rPr>
          <w:i/>
          <w:iCs/>
          <w:sz w:val="24"/>
        </w:rPr>
        <w:t>6</w:t>
      </w:r>
      <w:r w:rsidR="00131E91" w:rsidRPr="00131E91">
        <w:rPr>
          <w:sz w:val="24"/>
        </w:rPr>
        <w:t>)</w:t>
      </w:r>
      <w:r w:rsidR="00FE273B">
        <w:rPr>
          <w:rFonts w:eastAsia="Times New Roman"/>
          <w:sz w:val="24"/>
          <w:szCs w:val="24"/>
        </w:rPr>
        <w:fldChar w:fldCharType="end"/>
      </w:r>
      <w:r w:rsidRPr="00054DCF">
        <w:rPr>
          <w:rFonts w:eastAsia="Times New Roman"/>
          <w:sz w:val="24"/>
          <w:szCs w:val="24"/>
        </w:rPr>
        <w:t>.</w:t>
      </w:r>
    </w:p>
    <w:p w14:paraId="3D9A46C1" w14:textId="11FA97FC" w:rsidR="00054DCF" w:rsidRPr="00054DCF" w:rsidRDefault="00054DCF" w:rsidP="00054DCF">
      <w:pPr>
        <w:spacing w:after="100" w:afterAutospacing="1"/>
        <w:ind w:left="720"/>
        <w:rPr>
          <w:rFonts w:eastAsia="Times New Roman"/>
          <w:sz w:val="24"/>
          <w:szCs w:val="24"/>
        </w:rPr>
      </w:pPr>
      <w:r w:rsidRPr="00054DCF">
        <w:rPr>
          <w:rFonts w:eastAsia="Times New Roman"/>
          <w:sz w:val="24"/>
          <w:szCs w:val="24"/>
        </w:rPr>
        <w:t>What little we know about the prevalence of concealed carry</w:t>
      </w:r>
      <w:r w:rsidR="008D2DF8">
        <w:rPr>
          <w:rFonts w:eastAsia="Times New Roman"/>
          <w:sz w:val="24"/>
          <w:szCs w:val="24"/>
        </w:rPr>
        <w:t>, however,</w:t>
      </w:r>
      <w:r w:rsidR="000A2F4C">
        <w:rPr>
          <w:rFonts w:eastAsia="Times New Roman"/>
          <w:sz w:val="24"/>
          <w:szCs w:val="24"/>
        </w:rPr>
        <w:t xml:space="preserve"> </w:t>
      </w:r>
      <w:r w:rsidRPr="00054DCF">
        <w:rPr>
          <w:rFonts w:eastAsia="Times New Roman"/>
          <w:sz w:val="24"/>
          <w:szCs w:val="24"/>
        </w:rPr>
        <w:t>tells us almost nothing about patterns over the life course, such as when people start and discontinue carrying. In one of the few analyses of concealed carry over the life course, Comer &amp; Connolly</w:t>
      </w:r>
      <w:r w:rsidR="00CA6477">
        <w:rPr>
          <w:rFonts w:eastAsia="Times New Roman"/>
          <w:sz w:val="24"/>
          <w:szCs w:val="24"/>
        </w:rPr>
        <w:t xml:space="preserve"> </w:t>
      </w:r>
      <w:r w:rsidR="00CA6477">
        <w:rPr>
          <w:rFonts w:eastAsia="Times New Roman"/>
          <w:sz w:val="24"/>
          <w:szCs w:val="24"/>
        </w:rPr>
        <w:fldChar w:fldCharType="begin"/>
      </w:r>
      <w:r w:rsidR="00131E91">
        <w:rPr>
          <w:rFonts w:eastAsia="Times New Roman"/>
          <w:sz w:val="24"/>
          <w:szCs w:val="24"/>
        </w:rPr>
        <w:instrText xml:space="preserve"> ADDIN ZOTERO_ITEM CSL_CITATION {"citationID":"rRTIimIU","properties":{"formattedCitation":"({\\i{}19})","plainCitation":"(19)","noteIndex":0},"citationItems":[{"id":1112,"uris":["http://zotero.org/users/2376427/items/EGA35MTG"],"itemData":{"id":1112,"type":"article-journal","container-title":"Social Science &amp; Medicine","DOI":"10.1016/j.socscimed.2023.115984","ISSN":"02779536","journalAbbreviation":"Social Science &amp; Medicine","language":"en","page":"115984","source":"DOI.org (Crossref)","title":"Exposure to gun violence and handgun carrying from adolescence to adulthood","volume":"328","author":[{"family":"Comer","given":"Benjamin P."},{"family":"Connolly","given":"Eric J."}],"issued":{"date-parts":[["2023",7]]},"citation-key":"comerExposureGunViolence2023"}}],"schema":"https://github.com/citation-style-language/schema/raw/master/csl-citation.json"} </w:instrText>
      </w:r>
      <w:r w:rsidR="00CA6477">
        <w:rPr>
          <w:rFonts w:eastAsia="Times New Roman"/>
          <w:sz w:val="24"/>
          <w:szCs w:val="24"/>
        </w:rPr>
        <w:fldChar w:fldCharType="separate"/>
      </w:r>
      <w:r w:rsidR="00131E91" w:rsidRPr="00131E91">
        <w:rPr>
          <w:sz w:val="24"/>
        </w:rPr>
        <w:t>(</w:t>
      </w:r>
      <w:r w:rsidR="00131E91" w:rsidRPr="00131E91">
        <w:rPr>
          <w:i/>
          <w:iCs/>
          <w:sz w:val="24"/>
        </w:rPr>
        <w:t>19</w:t>
      </w:r>
      <w:r w:rsidR="00131E91" w:rsidRPr="00131E91">
        <w:rPr>
          <w:sz w:val="24"/>
        </w:rPr>
        <w:t>)</w:t>
      </w:r>
      <w:r w:rsidR="00CA6477">
        <w:rPr>
          <w:rFonts w:eastAsia="Times New Roman"/>
          <w:sz w:val="24"/>
          <w:szCs w:val="24"/>
        </w:rPr>
        <w:fldChar w:fldCharType="end"/>
      </w:r>
      <w:r w:rsidRPr="00054DCF">
        <w:rPr>
          <w:rFonts w:eastAsia="Times New Roman"/>
          <w:sz w:val="24"/>
          <w:szCs w:val="24"/>
        </w:rPr>
        <w:t xml:space="preserve"> reported a relatively stable rate of 5% of National Longitudinal Survey of Youth 1997 respondents—born from 1980 through 1984, paralleling the ages of our three oldest cohorts—</w:t>
      </w:r>
      <w:r w:rsidR="00AB19C5">
        <w:rPr>
          <w:rFonts w:eastAsia="Times New Roman"/>
          <w:sz w:val="24"/>
          <w:szCs w:val="24"/>
        </w:rPr>
        <w:t xml:space="preserve">having </w:t>
      </w:r>
      <w:r w:rsidRPr="00054DCF">
        <w:rPr>
          <w:rFonts w:eastAsia="Times New Roman"/>
          <w:sz w:val="24"/>
          <w:szCs w:val="24"/>
        </w:rPr>
        <w:t>carried a handgun in the past year between 1998 and 2011 (i.e., to approximately age 30). This rate of carry was stable despite rates of gun violence dropping precipitously nationwide and respondents only becoming eligible to legally carry concealed weapons (i.e., reaching age 21) mid-way through the analysis period. The inter-year correlation in carrying increased steadily with time, however, indicating stronger continuity in carry among adults than adolescents</w:t>
      </w:r>
      <w:r w:rsidR="0082384B">
        <w:rPr>
          <w:rFonts w:eastAsia="Times New Roman"/>
          <w:sz w:val="24"/>
          <w:szCs w:val="24"/>
        </w:rPr>
        <w:t xml:space="preserve"> [p. 5 in </w:t>
      </w:r>
      <w:r w:rsidR="0082384B">
        <w:rPr>
          <w:rFonts w:eastAsia="Times New Roman"/>
          <w:sz w:val="24"/>
          <w:szCs w:val="24"/>
        </w:rPr>
        <w:fldChar w:fldCharType="begin"/>
      </w:r>
      <w:r w:rsidR="00131E91">
        <w:rPr>
          <w:rFonts w:eastAsia="Times New Roman"/>
          <w:sz w:val="24"/>
          <w:szCs w:val="24"/>
        </w:rPr>
        <w:instrText xml:space="preserve"> ADDIN ZOTERO_ITEM CSL_CITATION {"citationID":"otsq9JOT","properties":{"formattedCitation":"({\\i{}19})","plainCitation":"(19)","noteIndex":0},"citationItems":[{"id":1112,"uris":["http://zotero.org/users/2376427/items/EGA35MTG"],"itemData":{"id":1112,"type":"article-journal","container-title":"Social Science &amp; Medicine","DOI":"10.1016/j.socscimed.2023.115984","ISSN":"02779536","journalAbbreviation":"Social Science &amp; Medicine","language":"en","page":"115984","source":"DOI.org (Crossref)","title":"Exposure to gun violence and handgun carrying from adolescence to adulthood","volume":"328","author":[{"family":"Comer","given":"Benjamin P."},{"family":"Connolly","given":"Eric J."}],"issued":{"date-parts":[["2023",7]]},"citation-key":"comerExposureGunViolence2023"}}],"schema":"https://github.com/citation-style-language/schema/raw/master/csl-citation.json"} </w:instrText>
      </w:r>
      <w:r w:rsidR="0082384B">
        <w:rPr>
          <w:rFonts w:eastAsia="Times New Roman"/>
          <w:sz w:val="24"/>
          <w:szCs w:val="24"/>
        </w:rPr>
        <w:fldChar w:fldCharType="separate"/>
      </w:r>
      <w:r w:rsidR="00131E91" w:rsidRPr="00131E91">
        <w:rPr>
          <w:sz w:val="24"/>
        </w:rPr>
        <w:t>(</w:t>
      </w:r>
      <w:r w:rsidR="00131E91" w:rsidRPr="00131E91">
        <w:rPr>
          <w:i/>
          <w:iCs/>
          <w:sz w:val="24"/>
        </w:rPr>
        <w:t>19</w:t>
      </w:r>
      <w:r w:rsidR="00131E91" w:rsidRPr="00131E91">
        <w:rPr>
          <w:sz w:val="24"/>
        </w:rPr>
        <w:t>)</w:t>
      </w:r>
      <w:r w:rsidR="0082384B">
        <w:rPr>
          <w:rFonts w:eastAsia="Times New Roman"/>
          <w:sz w:val="24"/>
          <w:szCs w:val="24"/>
        </w:rPr>
        <w:fldChar w:fldCharType="end"/>
      </w:r>
      <w:r w:rsidR="0082384B">
        <w:rPr>
          <w:rFonts w:eastAsia="Times New Roman"/>
          <w:sz w:val="24"/>
          <w:szCs w:val="24"/>
        </w:rPr>
        <w:t>]</w:t>
      </w:r>
      <w:r w:rsidRPr="00054DCF">
        <w:rPr>
          <w:rFonts w:eastAsia="Times New Roman"/>
          <w:sz w:val="24"/>
          <w:szCs w:val="24"/>
        </w:rPr>
        <w:t>.</w:t>
      </w:r>
    </w:p>
    <w:p w14:paraId="62991F6C" w14:textId="551DCA02" w:rsidR="00054DCF" w:rsidRPr="00054DCF" w:rsidRDefault="00054DCF" w:rsidP="00054DCF">
      <w:pPr>
        <w:spacing w:after="100" w:afterAutospacing="1"/>
        <w:ind w:left="720"/>
        <w:rPr>
          <w:rFonts w:eastAsia="Times New Roman"/>
          <w:sz w:val="24"/>
          <w:szCs w:val="24"/>
        </w:rPr>
      </w:pPr>
      <w:r w:rsidRPr="00054DCF">
        <w:rPr>
          <w:rFonts w:eastAsia="Times New Roman"/>
          <w:sz w:val="24"/>
          <w:szCs w:val="24"/>
        </w:rPr>
        <w:t xml:space="preserve">The motivations for carrying a concealed gun likely differ across the life course. Protection of selves and family is the most commonly stated reason for carrying a concealed firearm, regardless of age </w:t>
      </w:r>
      <w:r w:rsidR="00E344A8">
        <w:rPr>
          <w:rFonts w:eastAsia="Times New Roman"/>
          <w:sz w:val="24"/>
          <w:szCs w:val="24"/>
        </w:rPr>
        <w:fldChar w:fldCharType="begin"/>
      </w:r>
      <w:r w:rsidR="00131E91">
        <w:rPr>
          <w:rFonts w:eastAsia="Times New Roman"/>
          <w:sz w:val="24"/>
          <w:szCs w:val="24"/>
        </w:rPr>
        <w:instrText xml:space="preserve"> ADDIN ZOTERO_ITEM CSL_CITATION {"citationID":"6Z6g5vlm","properties":{"formattedCitation":"({\\i{}2}, {\\i{}10}, {\\i{}11}, {\\i{}20}, {\\i{}21})","plainCitation":"(2, 10, 11, 20, 21)","noteIndex":0},"citationItems":[{"id":1114,"uris":["http://zotero.org/users/2376427/items/D6UEX3ZP"],"itemData":{"id":1114,"type":"article-journal","abstract":"Firearm carriage is a key risk factor for interpersonal firearm violence, a leading cause of adolescent (age &lt; 18) mortality. However, the epidemiology of adolescent firearm carriage has not been well characterized. This scoping review examined four databases (PubMed; Scopus; EMBASE; Criminal Justice Abstracts) to summarize research on patterns, motives, and underlying risk/protective factors for adolescent firearm carriage. Of 6156 unique titles, 53 peer-reviewed articles met inclusion criteria and were reviewed. These studies mostly examined urban Black youth, finding that adolescents typically carry firearms intermittently throughout adolescence and primarily for self-defense/protection. Seven future research priorities were identified, including: (1) examining adolescent carriage across age, gender, and racial/ethnic subgroups; (2) improving on methodological limitations of prior research, including disaggregating firearm from other weapon carriage and using more rigorous methodology (e.g., random/systematic sampling; broader population samples); (3) conducting longitudinal analyses that establish temporal causality for patterns, motives, and risk/protective factors; (4) capitalizing on m-health to develop more nuanced characterizations of underlying motives; (5) increasing the study of precursors for first-time carriage; (6) examining risk and protective factors beyond the individual-level; and, (7) enhancing the theoretical foundation for firearm carriage within future investigations.","container-title":"Journal of Behavioral Medicine","DOI":"10.1007/s10865-019-00048-x","ISSN":"1573-3521","issue":"4","journalAbbreviation":"J Behav Med","language":"en","page":"763-810","source":"Springer Link","title":"A scoping review of patterns, motives, and risk and protective factors for adolescent firearm carriage","volume":"42","author":[{"family":"Oliphant","given":"Stephen N."},{"family":"Mouch","given":"Charles A."},{"family":"Rowhani-Rahbar","given":"Ali"},{"family":"Hargarten","given":"Stephen"},{"family":"Jay","given":"Jonathan"},{"family":"Hemenway","given":"David"},{"family":"Zimmerman","given":"Marc"},{"family":"Carter","given":"Patrick M."},{"literal":"for the FACTS Consortium"}],"issued":{"date-parts":[["2019",8,1]]},"citation-key":"oliphantScopingReviewPatterns2019"}},{"id":1197,"uris":["http://zotero.org/users/2376427/items/YU7LSSX6"],"itemData":{"id":1197,"type":"book","abstract":"\"From gang- and drug-related shootings to mass shootings in schools, shopping centers, and movie theatres, reports of gun crimes fill the headlines of newspapers and nightly news programs. At the same time, a different kind of headline has captured public attention: a steady surge in pro-gun sentiment among Americans. A Gallup poll conducted just a month after the Newtown school shootings found that 74% of Americans oppose a ban on hand-guns, and at least 11 million people now have licenses to carry concealed weapons as part of their everyday lives. Why do so many Americans not only own guns but also carry them? In Citizen-Protectors, Jennifer Carlson offers a compelling portrait of gun carriers, shedding light on Americans' complex relationship with guns. Delving headlong into the world of gun carriers, Carlson spent time participating in firearms training classes, attending pro-gun events, and carrying a firearm herself. Through these experiences she explores the role guns play in the lives of Americans who carry them and shows how, against a backdrop of economic insecurity and social instability, gun carrying becomes a means of being a good citizen, an idea that not only pervades the NRA's public literature and statements, but its training courses as well. A much-needed counterpoint to the rhetorical battles over gun control, Citizen-Protectors is a captivating and revealing look at gun culture in America, and is a must-read for anyone with a stake in this heated debate\"-- Provided by publisher","event-place":"New York, NY","ISBN":"978-0-19-934756-8","language":"eng","note":"OCLC: 904248928","publisher":"Oxford University Press","publisher-place":"New York, NY","source":"Open WorldCat","title":"Citizen-protectors: the everyday politics of guns in an age of decline","title-short":"Citizen-protectors","author":[{"family":"Carlson","given":"Jennifer"}],"issued":{"date-parts":[["2015"]]},"citation-key":"carlsonCitizenprotectorsEverydayPolitics2015"}},{"id":1128,"uris":["http://zotero.org/users/2376427/items/A8F5CX6W"],"itemData":{"id":1128,"type":"report","abstract":"Six-in-ten U.S. adults say gun violence is a very big problem in the country today, up 9 percentage points from spring 2022.","language":"en-US","publisher":"Pew Research Center","title":"Key facts about Americans and guns","URL":"https://www.pewresearch.org/short-reads/2023/09/13/key-facts-about-americans-and-guns/","author":[{"family":"Schaeffer","given":"Katherine"}],"accessed":{"date-parts":[["2023",12,1]]},"issued":{"date-parts":[["2023",9,13]]},"citation-key":"schaefferKeyFactsAmericans2023"}},{"id":1139,"uris":["http://zotero.org/users/2376427/items/RJJAIDG2"],"itemData":{"id":1139,"type":"report","collection-title":"NIJ Research in Brief","language":"en","number":"145326","publisher":"US Department of Justice, Office of Justice Programs, National Institute of Justice","title":"Gun acquisition and possession in selected juvenile samples","URL":"https://www.ojp.gov/library/publications/gun-acquisition-and-possession-selected-juvenile-samples","author":[{"family":"Sheley","given":"Joseph F."},{"family":"Wright","given":"James D."}],"accessed":{"date-parts":[["2023",12,18]]},"issued":{"date-parts":[["1993"]]},"citation-key":"sheleyGunAcquisitionPossession1993"}},{"id":1202,"uris":["http://zotero.org/users/2376427/items/VMJHFZQ4"],"itemData":{"id":1202,"type":"book","abstract":"Today, more than 11 million Americans hold concealed handgun licenses, an increase from 4.5 million in 2007. Yet, despite increasing numbers of firearms and expanding opportunities for gun owners to carry concealed firearms in public places, we know little about the reasons for obtaining a concealed carry permit or what a publicly armed citizenry means for society. Angela Stroud draws on in-depth interviews with permit holders and on field observations at licensing courses to understand how social and cultural factors shape the practice of obtaining a permit to carry a concealed firearm","event-place":"Chapel Hill","ISBN":"978-1-4696-2789-2","language":"eng","publisher":"University of North Carolina press","publisher-place":"Chapel Hill","source":"BnF ISBN","title":"Good guys with guns: The appeal and consequences of concealed carry","title-short":"Good guys with guns","author":[{"family":"Stroud","given":"Angela"}],"issued":{"date-parts":[["2016"]]},"citation-key":"stroudGoodGuysGuns2016"}}],"schema":"https://github.com/citation-style-language/schema/raw/master/csl-citation.json"}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2</w:t>
      </w:r>
      <w:r w:rsidR="00131E91" w:rsidRPr="00131E91">
        <w:rPr>
          <w:sz w:val="24"/>
        </w:rPr>
        <w:t xml:space="preserve">, </w:t>
      </w:r>
      <w:r w:rsidR="00131E91" w:rsidRPr="00131E91">
        <w:rPr>
          <w:i/>
          <w:iCs/>
          <w:sz w:val="24"/>
        </w:rPr>
        <w:t>10</w:t>
      </w:r>
      <w:r w:rsidR="00131E91" w:rsidRPr="00131E91">
        <w:rPr>
          <w:sz w:val="24"/>
        </w:rPr>
        <w:t xml:space="preserve">, </w:t>
      </w:r>
      <w:r w:rsidR="00131E91" w:rsidRPr="00131E91">
        <w:rPr>
          <w:i/>
          <w:iCs/>
          <w:sz w:val="24"/>
        </w:rPr>
        <w:t>11</w:t>
      </w:r>
      <w:r w:rsidR="00131E91" w:rsidRPr="00131E91">
        <w:rPr>
          <w:sz w:val="24"/>
        </w:rPr>
        <w:t xml:space="preserve">, </w:t>
      </w:r>
      <w:r w:rsidR="00131E91" w:rsidRPr="00131E91">
        <w:rPr>
          <w:i/>
          <w:iCs/>
          <w:sz w:val="24"/>
        </w:rPr>
        <w:t>20</w:t>
      </w:r>
      <w:r w:rsidR="00131E91" w:rsidRPr="00131E91">
        <w:rPr>
          <w:sz w:val="24"/>
        </w:rPr>
        <w:t xml:space="preserve">, </w:t>
      </w:r>
      <w:r w:rsidR="00131E91" w:rsidRPr="00131E91">
        <w:rPr>
          <w:i/>
          <w:iCs/>
          <w:sz w:val="24"/>
        </w:rPr>
        <w:t>21</w:t>
      </w:r>
      <w:r w:rsidR="00131E91" w:rsidRPr="00131E91">
        <w:rPr>
          <w:sz w:val="24"/>
        </w:rPr>
        <w:t>)</w:t>
      </w:r>
      <w:r w:rsidR="00E344A8">
        <w:rPr>
          <w:rFonts w:eastAsia="Times New Roman"/>
          <w:sz w:val="24"/>
          <w:szCs w:val="24"/>
        </w:rPr>
        <w:fldChar w:fldCharType="end"/>
      </w:r>
      <w:r w:rsidRPr="00054DCF">
        <w:rPr>
          <w:rFonts w:eastAsia="Times New Roman"/>
          <w:sz w:val="24"/>
          <w:szCs w:val="24"/>
        </w:rPr>
        <w:t>. However, the</w:t>
      </w:r>
      <w:r w:rsidR="0079259C">
        <w:rPr>
          <w:rFonts w:eastAsia="Times New Roman"/>
          <w:sz w:val="24"/>
          <w:szCs w:val="24"/>
        </w:rPr>
        <w:t>re is reason to hypothesize that the</w:t>
      </w:r>
      <w:r w:rsidRPr="00054DCF">
        <w:rPr>
          <w:rFonts w:eastAsia="Times New Roman"/>
          <w:sz w:val="24"/>
          <w:szCs w:val="24"/>
        </w:rPr>
        <w:t xml:space="preserve"> reasons why, or from whom, individuals desire protection </w:t>
      </w:r>
      <w:r w:rsidR="0079259C">
        <w:rPr>
          <w:rFonts w:eastAsia="Times New Roman"/>
          <w:sz w:val="24"/>
          <w:szCs w:val="24"/>
        </w:rPr>
        <w:t>will</w:t>
      </w:r>
      <w:r w:rsidR="0079259C" w:rsidRPr="00054DCF">
        <w:rPr>
          <w:rFonts w:eastAsia="Times New Roman"/>
          <w:sz w:val="24"/>
          <w:szCs w:val="24"/>
        </w:rPr>
        <w:t xml:space="preserve"> </w:t>
      </w:r>
      <w:r w:rsidRPr="00054DCF">
        <w:rPr>
          <w:rFonts w:eastAsia="Times New Roman"/>
          <w:sz w:val="24"/>
          <w:szCs w:val="24"/>
        </w:rPr>
        <w:t xml:space="preserve">differ across stages of life. </w:t>
      </w:r>
      <w:r w:rsidR="00950507">
        <w:rPr>
          <w:rFonts w:eastAsia="Times New Roman"/>
          <w:sz w:val="24"/>
          <w:szCs w:val="24"/>
        </w:rPr>
        <w:t xml:space="preserve">First and foremost, </w:t>
      </w:r>
      <w:r w:rsidR="00DD4157">
        <w:rPr>
          <w:rFonts w:eastAsia="Times New Roman"/>
          <w:sz w:val="24"/>
          <w:szCs w:val="24"/>
        </w:rPr>
        <w:t xml:space="preserve">gun carry is </w:t>
      </w:r>
      <w:r w:rsidR="00673FBB">
        <w:rPr>
          <w:rFonts w:eastAsia="Times New Roman"/>
          <w:sz w:val="24"/>
          <w:szCs w:val="24"/>
        </w:rPr>
        <w:t>il</w:t>
      </w:r>
      <w:r w:rsidR="00DD4157">
        <w:rPr>
          <w:rFonts w:eastAsia="Times New Roman"/>
          <w:sz w:val="24"/>
          <w:szCs w:val="24"/>
        </w:rPr>
        <w:t xml:space="preserve">legal </w:t>
      </w:r>
      <w:r w:rsidR="00673FBB">
        <w:rPr>
          <w:rFonts w:eastAsia="Times New Roman"/>
          <w:sz w:val="24"/>
          <w:szCs w:val="24"/>
        </w:rPr>
        <w:t>for adolescents</w:t>
      </w:r>
      <w:r w:rsidR="00C775B4">
        <w:rPr>
          <w:rFonts w:eastAsia="Times New Roman"/>
          <w:sz w:val="24"/>
          <w:szCs w:val="24"/>
        </w:rPr>
        <w:t xml:space="preserve">, so gun carry is </w:t>
      </w:r>
      <w:proofErr w:type="gramStart"/>
      <w:r w:rsidR="00C775B4">
        <w:rPr>
          <w:rFonts w:eastAsia="Times New Roman"/>
          <w:sz w:val="24"/>
          <w:szCs w:val="24"/>
        </w:rPr>
        <w:t>by definition delinquent</w:t>
      </w:r>
      <w:proofErr w:type="gramEnd"/>
      <w:r w:rsidR="00C775B4">
        <w:rPr>
          <w:rFonts w:eastAsia="Times New Roman"/>
          <w:sz w:val="24"/>
          <w:szCs w:val="24"/>
        </w:rPr>
        <w:t xml:space="preserve"> behavior</w:t>
      </w:r>
      <w:r w:rsidR="00DD4157">
        <w:rPr>
          <w:rFonts w:eastAsia="Times New Roman"/>
          <w:sz w:val="24"/>
          <w:szCs w:val="24"/>
        </w:rPr>
        <w:t xml:space="preserve">. </w:t>
      </w:r>
      <w:r w:rsidRPr="00054DCF">
        <w:rPr>
          <w:rFonts w:eastAsia="Times New Roman"/>
          <w:sz w:val="24"/>
          <w:szCs w:val="24"/>
        </w:rPr>
        <w:t xml:space="preserve">Gun carry in adolescence is often associated with living in dangerous circumstances </w:t>
      </w:r>
      <w:r w:rsidR="00E344A8">
        <w:rPr>
          <w:rFonts w:eastAsia="Times New Roman"/>
          <w:sz w:val="24"/>
          <w:szCs w:val="24"/>
        </w:rPr>
        <w:fldChar w:fldCharType="begin"/>
      </w:r>
      <w:r w:rsidR="00131E91">
        <w:rPr>
          <w:rFonts w:eastAsia="Times New Roman"/>
          <w:sz w:val="24"/>
          <w:szCs w:val="24"/>
        </w:rPr>
        <w:instrText xml:space="preserve"> ADDIN ZOTERO_ITEM CSL_CITATION {"citationID":"Kp1KYih6","properties":{"formattedCitation":"({\\i{}21})","plainCitation":"(21)","noteIndex":0},"citationItems":[{"id":1139,"uris":["http://zotero.org/users/2376427/items/RJJAIDG2"],"itemData":{"id":1139,"type":"report","collection-title":"NIJ Research in Brief","language":"en","number":"145326","publisher":"US Department of Justice, Office of Justice Programs, National Institute of Justice","title":"Gun acquisition and possession in selected juvenile samples","URL":"https://www.ojp.gov/library/publications/gun-acquisition-and-possession-selected-juvenile-samples","author":[{"family":"Sheley","given":"Joseph F."},{"family":"Wright","given":"James D."}],"accessed":{"date-parts":[["2023",12,18]]},"issued":{"date-parts":[["1993"]]},"citation-key":"sheleyGunAcquisitionPossession1993"}}],"schema":"https://github.com/citation-style-language/schema/raw/master/csl-citation.json"}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21</w:t>
      </w:r>
      <w:r w:rsidR="00131E91" w:rsidRPr="00131E91">
        <w:rPr>
          <w:sz w:val="24"/>
        </w:rPr>
        <w:t>)</w:t>
      </w:r>
      <w:r w:rsidR="00E344A8">
        <w:rPr>
          <w:rFonts w:eastAsia="Times New Roman"/>
          <w:sz w:val="24"/>
          <w:szCs w:val="24"/>
        </w:rPr>
        <w:fldChar w:fldCharType="end"/>
      </w:r>
      <w:r w:rsidRPr="00054DCF">
        <w:rPr>
          <w:rFonts w:eastAsia="Times New Roman"/>
          <w:sz w:val="24"/>
          <w:szCs w:val="24"/>
        </w:rPr>
        <w:t xml:space="preserve">―e.g., being exposed to dangerous peers due to gang membership and involvement in drug markets </w:t>
      </w:r>
      <w:r w:rsidR="00E344A8">
        <w:rPr>
          <w:rFonts w:eastAsia="Times New Roman"/>
          <w:sz w:val="24"/>
          <w:szCs w:val="24"/>
        </w:rPr>
        <w:fldChar w:fldCharType="begin"/>
      </w:r>
      <w:r w:rsidR="00131E91">
        <w:rPr>
          <w:rFonts w:eastAsia="Times New Roman"/>
          <w:sz w:val="24"/>
          <w:szCs w:val="24"/>
        </w:rPr>
        <w:instrText xml:space="preserve"> ADDIN ZOTERO_ITEM CSL_CITATION {"citationID":"U7XFZDCG","properties":{"formattedCitation":"({\\i{}22}, {\\i{}23})","plainCitation":"(22, 23)","noteIndex":0},"citationItems":[{"id":1144,"uris":["http://zotero.org/users/2376427/items/AM9ATUDK"],"itemData":{"id":1144,"type":"article-journal","container-title":"The Journal of Criminal Law and Criminology (1973-)","DOI":"10.2307/1143998","ISSN":"00914169","issue":"1","journalAbbreviation":"The Journal of Criminal Law and Criminology","page":"10-36","source":"DOI.org (Crossref)","title":"Youth violence, guns, and the illicit-drug industry","volume":"86","author":[{"family":"Blumstein","given":"Alfred"}],"issued":{"date-parts":[["1995"]]},"citation-key":"blumsteinYouthViolenceGuns1995"}},{"id":1147,"uris":["http://zotero.org/users/2376427/items/UZ8C7MFJ"],"itemData":{"id":1147,"type":"article-journal","abstract":"This paper uses data from an ongoing panel study of urban youth to examine the causes and correlates of hidden gun carrying among young urban males. The analysis assesses the changing impact of gang membership, drug sales, and peer gun ownership for protection on gun carrying at nine separate points over the early adolescent to young adult life course. In early adolescence, gang membership is a strong motivation for gun carrying. At somewhat older ages, drug dealing, particularly high drug sales, and illegal peer gun ownership replace gang membership as the primary determinants of illegal gun carrying.","container-title":"Criminology","DOI":"10.1111/j.1745-9125.2000.tb00907.x","ISSN":"0011-1384, 1745-9125","issue":"3","journalAbbreviation":"Criminology","language":"en","page":"811-834","source":"DOI.org (Crossref)","title":"Factors influencing gun carrying among young urban males over the adolescent-young adult life course","volume":"38","author":[{"family":"Lizotte","given":"Alan J."},{"family":"Krohn","given":"Marvin D."},{"family":"Howell","given":"James C."},{"family":"Tobin","given":"Kimberly"},{"family":"Howard","given":"Gregory J."}],"issued":{"date-parts":[["2000",8]]},"citation-key":"lizotteFactorsInfluencingGun2000"}}],"schema":"https://github.com/citation-style-language/schema/raw/master/csl-citation.json"}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22</w:t>
      </w:r>
      <w:r w:rsidR="00131E91" w:rsidRPr="00131E91">
        <w:rPr>
          <w:sz w:val="24"/>
        </w:rPr>
        <w:t xml:space="preserve">, </w:t>
      </w:r>
      <w:r w:rsidR="00131E91" w:rsidRPr="00131E91">
        <w:rPr>
          <w:i/>
          <w:iCs/>
          <w:sz w:val="24"/>
        </w:rPr>
        <w:t>23</w:t>
      </w:r>
      <w:r w:rsidR="00131E91" w:rsidRPr="00131E91">
        <w:rPr>
          <w:sz w:val="24"/>
        </w:rPr>
        <w:t>)</w:t>
      </w:r>
      <w:r w:rsidR="00E344A8">
        <w:rPr>
          <w:rFonts w:eastAsia="Times New Roman"/>
          <w:sz w:val="24"/>
          <w:szCs w:val="24"/>
        </w:rPr>
        <w:fldChar w:fldCharType="end"/>
      </w:r>
      <w:r w:rsidRPr="00054DCF">
        <w:rPr>
          <w:rFonts w:eastAsia="Times New Roman"/>
          <w:sz w:val="24"/>
          <w:szCs w:val="24"/>
        </w:rPr>
        <w:t xml:space="preserve"> or living in neighborhoods perceived as unsafe and lacking in social control capacity </w:t>
      </w:r>
      <w:r w:rsidR="00E344A8">
        <w:rPr>
          <w:rFonts w:eastAsia="Times New Roman"/>
          <w:sz w:val="24"/>
          <w:szCs w:val="24"/>
        </w:rPr>
        <w:fldChar w:fldCharType="begin"/>
      </w:r>
      <w:r w:rsidR="00131E91">
        <w:rPr>
          <w:rFonts w:eastAsia="Times New Roman"/>
          <w:sz w:val="24"/>
          <w:szCs w:val="24"/>
        </w:rPr>
        <w:instrText xml:space="preserve"> ADDIN ZOTERO_ITEM CSL_CITATION {"citationID":"PgbhaiXB","properties":{"formattedCitation":"({\\i{}12})","plainCitation":"(12)","noteIndex":0},"citationItems":[{"id":1146,"uris":["http://zotero.org/users/2376427/items/ECFBK7B8"],"itemData":{"id":1146,"type":"article-journal","container-title":"Archives of Pediatrics &amp; Adolescent Medicine","DOI":"10.1001/archpedi.158.7.657","ISSN":"1072-4710","issue":"7","journalAbbreviation":"Arch Pediatr Adolesc Med","language":"en","page":"657","source":"DOI.org (Crossref)","title":"Neighborhood predictors of concealed firearm carrying among children and adolescents: Results from the Project on Human Development in Chicago Neighborhoods","title-short":"Neighborhood Predictors of Concealed Firearm Carrying Among Children and Adolescents","volume":"158","author":[{"family":"Molnar","given":"Beth E."},{"family":"Miller","given":"Matthew J."},{"family":"Azrael","given":"Deborah"},{"family":"Buka","given":"Stephen L."}],"issued":{"date-parts":[["2004",7,1]]},"citation-key":"molnarNeighborhoodPredictorsConcealed2004"}}],"schema":"https://github.com/citation-style-language/schema/raw/master/csl-citation.json"}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12</w:t>
      </w:r>
      <w:r w:rsidR="00131E91" w:rsidRPr="00131E91">
        <w:rPr>
          <w:sz w:val="24"/>
        </w:rPr>
        <w:t>)</w:t>
      </w:r>
      <w:r w:rsidR="00E344A8">
        <w:rPr>
          <w:rFonts w:eastAsia="Times New Roman"/>
          <w:sz w:val="24"/>
          <w:szCs w:val="24"/>
        </w:rPr>
        <w:fldChar w:fldCharType="end"/>
      </w:r>
      <w:r w:rsidRPr="00054DCF">
        <w:rPr>
          <w:rFonts w:eastAsia="Times New Roman"/>
          <w:sz w:val="24"/>
          <w:szCs w:val="24"/>
        </w:rPr>
        <w:t xml:space="preserve">. These circumstances increase the likelihood of being personally exposed to gun violence, which has been implicated as a key proximate cause of adolescent gun carrying and subsequent gun violence </w:t>
      </w:r>
      <w:r w:rsidR="00E344A8">
        <w:rPr>
          <w:rFonts w:eastAsia="Times New Roman"/>
          <w:sz w:val="24"/>
          <w:szCs w:val="24"/>
        </w:rPr>
        <w:fldChar w:fldCharType="begin"/>
      </w:r>
      <w:r w:rsidR="00131E91">
        <w:rPr>
          <w:rFonts w:eastAsia="Times New Roman"/>
          <w:sz w:val="24"/>
          <w:szCs w:val="24"/>
        </w:rPr>
        <w:instrText xml:space="preserve"> ADDIN ZOTERO_ITEM CSL_CITATION {"citationID":"JjkIh67b","properties":{"formattedCitation":"({\\i{}24}\\uc0\\u8211{}{\\i{}26})","plainCitation":"(24–26)","noteIndex":0},"citationItems":[{"id":1150,"uris":["http://zotero.org/users/2376427/items/GZVAJVUB"],"itemData":{"id":1150,"type":"article-journal","abstract":"To estimate the cause-effect relationship between exposure to firearm violence and subsequent perpetration of serious violence, we applied the analytic method of propensity stratification to longitudinal data on adolescents residing in Chicago, Illinois. Results indicate that exposure to firearm violence approximately doubles the probability that an adolescent will perpetrate serious violence over the subsequent 2 years.","container-title":"Science","DOI":"10.1126/science.1110096","ISSN":"0036-8075, 1095-9203","issue":"5726","journalAbbreviation":"Science","language":"en","page":"1323-1326","source":"DOI.org (Crossref)","title":"Firearm violence exposure and serious violent behavior","volume":"308","author":[{"family":"Bingenheimer","given":"Jeffrey B."},{"family":"Brennan","given":"Robert T."},{"family":"Earls","given":"Felton J."}],"issued":{"date-parts":[["2005",5,27]]},"citation-key":"bingenheimerFirearmViolenceExposure2005"}},{"id":1148,"uris":["http://zotero.org/users/2376427/items/5A56IZ7A"],"itemData":{"id":1148,"type":"article-journal","container-title":"Justice Quarterly","DOI":"10.1080/07418825.2010.547868","ISSN":"0741-8825, 1745-9109","issue":"6","journalAbbreviation":"Justice Quarterly","language":"en","page":"838-862","source":"DOI.org (Crossref)","title":"Is the nexus of gang membership, exposure to violence, and violent behavior a key determinant of first time gun carrying for urban minority youth","volume":"28","author":[{"family":"Spano","given":"Richard"},{"family":"Bolland","given":"John M."}],"issued":{"date-parts":[["2011",12]]},"citation-key":"spanoNexusGangMembership2011"}},{"id":1149,"uris":["http://zotero.org/users/2376427/items/7X2L9FTD"],"itemData":{"id":1149,"type":"article-journal","container-title":"JAMA Network Open","DOI":"10.1001/jamanetworkopen.2020.34208","ISSN":"2574-3805","issue":"2","journalAbbreviation":"JAMA Netw Open","language":"en","page":"e2034208","source":"DOI.org (Crossref)","title":"Association of firearm access, use, and victimization during adolescence with firearm perpetration during adulthood in a 16-year longitudinal study of youth involved in the juvenile justice system","volume":"4","author":[{"family":"Teplin","given":"Linda A."},{"family":"Meyerson","given":"Nicholas S."},{"family":"Jakubowski","given":"Jessica A."},{"family":"Aaby","given":"David A."},{"family":"Zheng","given":"Nanzi"},{"family":"Abram","given":"Karen M."},{"family":"Welty","given":"Leah J."}],"issued":{"date-parts":[["2021",2,4]]},"citation-key":"teplinAssociationFirearmAccess2021"}}],"schema":"https://github.com/citation-style-language/schema/raw/master/csl-citation.json"}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24</w:t>
      </w:r>
      <w:r w:rsidR="00131E91" w:rsidRPr="00131E91">
        <w:rPr>
          <w:sz w:val="24"/>
        </w:rPr>
        <w:t>–</w:t>
      </w:r>
      <w:r w:rsidR="00131E91" w:rsidRPr="00131E91">
        <w:rPr>
          <w:i/>
          <w:iCs/>
          <w:sz w:val="24"/>
        </w:rPr>
        <w:t>26</w:t>
      </w:r>
      <w:r w:rsidR="00131E91" w:rsidRPr="00131E91">
        <w:rPr>
          <w:sz w:val="24"/>
        </w:rPr>
        <w:t>)</w:t>
      </w:r>
      <w:r w:rsidR="00E344A8">
        <w:rPr>
          <w:rFonts w:eastAsia="Times New Roman"/>
          <w:sz w:val="24"/>
          <w:szCs w:val="24"/>
        </w:rPr>
        <w:fldChar w:fldCharType="end"/>
      </w:r>
      <w:r w:rsidRPr="00054DCF">
        <w:rPr>
          <w:rFonts w:eastAsia="Times New Roman"/>
          <w:sz w:val="24"/>
          <w:szCs w:val="24"/>
        </w:rPr>
        <w:t xml:space="preserve">. Exposure to gun violence is pervasive in the United States, particularly during adolescence, but prevalence differs starkly by race, sex, and birth cohort, and these differences—particularly by race—grow throughout adulthood </w:t>
      </w:r>
      <w:r w:rsidR="00E344A8">
        <w:rPr>
          <w:rFonts w:eastAsia="Times New Roman"/>
          <w:sz w:val="24"/>
          <w:szCs w:val="24"/>
        </w:rPr>
        <w:fldChar w:fldCharType="begin"/>
      </w:r>
      <w:r w:rsidR="00131E91">
        <w:rPr>
          <w:rFonts w:eastAsia="Times New Roman"/>
          <w:sz w:val="24"/>
          <w:szCs w:val="24"/>
        </w:rPr>
        <w:instrText xml:space="preserve"> ADDIN ZOTERO_ITEM CSL_CITATION {"citationID":"F2aeMRcx","properties":{"formattedCitation":"({\\i{}14})","plainCitation":"(14)","noteIndex":0},"citationItems":[{"id":1145,"uris":["http://zotero.org/users/2376427/items/VVZZSBYE"],"itemData":{"id":1145,"type":"article-journal","abstract":"The past quarter-century has seen both sharp declines and increases in firearm violence in the United States. Yet, little is known about the age of first exposure to firearm violence and how it may differ by race, sex, and cohort.To examine race, sex, and cohort differences in exposure to firearm violence in a representative longitudinal study of children who grew up in periods with varying rates of firearm violence in the United States and to examine spatial proximity to firearm violence in adulthood.This population-based representative cohort study included multiple cohorts of children followed-up from 1995 through 2021 in the Project on Human Development in Chicago Neighborhoods (PHDCN). Participants included Black, Hispanic, and White respondents from 4 age cohorts of Chicago, Illinois, residents, with modal birth years of 1981, 1984, 1987, and 1996. Data analyses were conducted from May 2022 to March 2023.Firearm violence exposure, including age when first shot, age when first saw someone shot, and past-year frequency of fatal and nonfatal shootings within 250 m of residence.There were 2418 participants in wave 1 (in the mid-1990s), and they were evenly split by sex, with 1209 males (50.00%) and 1209 females (50.00%). There were 890 Black respondents, 1146 Hispanic respondents, and 382 White respondents. Male respondents were much more likely than female respondents to have been shot (adjusted hazard ratio [aHR], 4.23; 95% CI, 2.28-7.84), but only moderately more likely to have seen someone shot (aHR, 1.48; 95% CI, 1.27-1.72). Compared with White individuals, Black individuals experienced higher rates of all 3 forms of exposure (been shot: aHR, 3.05; 95% CI, 1.22-7.60; seen someone shot: aHR, 4.69; 95% CI, 3.41-6.46; nearby shootings: adjusted incidence rate ratio [aIRR], 12.40; 95% CI, 6.88-22.35), and Hispanic respondents experienced higher rates of 2 forms of violence exposure (seen someone shot: aHR, 2.59; 95% CI, 1.85-3.62; nearby shootings: aIRR, 3.77; 95% CI, 2.08-6.84). Respondents born in the mid-1990s who grew up amidst large declines in homicide but reached adulthood during city and national spikes in firearm violence in 2016 were less likely to have seen someone shot than those born in the early 1980s who grew up during the peak of homicide in the early 1990s (aHR, 0.49; 95% CI, 0.35-0.69). However, the likelihood of having been shot did not significantly differ between these cohorts (aHR, 0.81; 95% CI, 0.40-1.63).In this longitudinal multicohort study of exposure to firearm violence, there were stark differences by race and sex, yet the extent of exposure to violence was not simply the product of these characteristics. These findings on cohort differences suggest changing societal conditions were key factors associated with whether and at what life stage individuals from all race and sex groups were exposed to firearm violence.","container-title":"JAMA Network Open","DOI":"10.1001/jamanetworkopen.2023.12465","ISSN":"2574-3805","issue":"5","journalAbbreviation":"JAMA Network Open","page":"e2312465","source":"Silverchair","title":"Inequalities in exposure to firearm violence by race, sex, and birth cohort from childhood to age 40 years, 1995-2021","volume":"6","author":[{"family":"Lanfear","given":"Charles C."},{"family":"Bucci","given":"Rebecca"},{"family":"Kirk","given":"David S."},{"family":"Sampson","given":"Robert J."}],"issued":{"date-parts":[["2023",5,9]]},"citation-key":"lanfearInequalitiesExposureFirearm2023"}}],"schema":"https://github.com/citation-style-language/schema/raw/master/csl-citation.json"}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14</w:t>
      </w:r>
      <w:r w:rsidR="00131E91" w:rsidRPr="00131E91">
        <w:rPr>
          <w:sz w:val="24"/>
        </w:rPr>
        <w:t>)</w:t>
      </w:r>
      <w:r w:rsidR="00E344A8">
        <w:rPr>
          <w:rFonts w:eastAsia="Times New Roman"/>
          <w:sz w:val="24"/>
          <w:szCs w:val="24"/>
        </w:rPr>
        <w:fldChar w:fldCharType="end"/>
      </w:r>
      <w:r w:rsidRPr="00054DCF">
        <w:rPr>
          <w:rFonts w:eastAsia="Times New Roman"/>
          <w:sz w:val="24"/>
          <w:szCs w:val="24"/>
        </w:rPr>
        <w:t>.</w:t>
      </w:r>
    </w:p>
    <w:p w14:paraId="27574CC0" w14:textId="1A63D2DB" w:rsidR="00054DCF" w:rsidRPr="00054DCF" w:rsidRDefault="00054DCF" w:rsidP="00054DCF">
      <w:pPr>
        <w:spacing w:after="100" w:afterAutospacing="1"/>
        <w:ind w:left="720"/>
        <w:rPr>
          <w:rFonts w:eastAsia="Times New Roman"/>
          <w:sz w:val="24"/>
          <w:szCs w:val="24"/>
        </w:rPr>
      </w:pPr>
      <w:r w:rsidRPr="00054DCF">
        <w:rPr>
          <w:rFonts w:eastAsia="Times New Roman"/>
          <w:sz w:val="24"/>
          <w:szCs w:val="24"/>
        </w:rPr>
        <w:t xml:space="preserve">The relationship between exposure and gun carrying appears strongest for youth with histories of delinquency </w:t>
      </w:r>
      <w:r w:rsidR="00E344A8">
        <w:rPr>
          <w:rFonts w:eastAsia="Times New Roman"/>
          <w:sz w:val="24"/>
          <w:szCs w:val="24"/>
        </w:rPr>
        <w:fldChar w:fldCharType="begin"/>
      </w:r>
      <w:r w:rsidR="00131E91">
        <w:rPr>
          <w:rFonts w:eastAsia="Times New Roman"/>
          <w:sz w:val="24"/>
          <w:szCs w:val="24"/>
        </w:rPr>
        <w:instrText xml:space="preserve"> ADDIN ZOTERO_ITEM CSL_CITATION {"citationID":"THh8AELh","properties":{"formattedCitation":"({\\i{}25}, {\\i{}26})","plainCitation":"(25, 26)","noteIndex":0},"citationItems":[{"id":1148,"uris":["http://zotero.org/users/2376427/items/5A56IZ7A"],"itemData":{"id":1148,"type":"article-journal","container-title":"Justice Quarterly","DOI":"10.1080/07418825.2010.547868","ISSN":"0741-8825, 1745-9109","issue":"6","journalAbbreviation":"Justice Quarterly","language":"en","page":"838-862","source":"DOI.org (Crossref)","title":"Is the nexus of gang membership, exposure to violence, and violent behavior a key determinant of first time gun carrying for urban minority youth","volume":"28","author":[{"family":"Spano","given":"Richard"},{"family":"Bolland","given":"John M."}],"issued":{"date-parts":[["2011",12]]},"citation-key":"spanoNexusGangMembership2011"}},{"id":1149,"uris":["http://zotero.org/users/2376427/items/7X2L9FTD"],"itemData":{"id":1149,"type":"article-journal","container-title":"JAMA Network Open","DOI":"10.1001/jamanetworkopen.2020.34208","ISSN":"2574-3805","issue":"2","journalAbbreviation":"JAMA Netw Open","language":"en","page":"e2034208","source":"DOI.org (Crossref)","title":"Association of firearm access, use, and victimization during adolescence with firearm perpetration during adulthood in a 16-year longitudinal study of youth involved in the juvenile justice system","volume":"4","author":[{"family":"Teplin","given":"Linda A."},{"family":"Meyerson","given":"Nicholas S."},{"family":"Jakubowski","given":"Jessica A."},{"family":"Aaby","given":"David A."},{"family":"Zheng","given":"Nanzi"},{"family":"Abram","given":"Karen M."},{"family":"Welty","given":"Leah J."}],"issued":{"date-parts":[["2021",2,4]]},"citation-key":"teplinAssociationFirearmAccess2021"}}],"schema":"https://github.com/citation-style-language/schema/raw/master/csl-citation.json"}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25</w:t>
      </w:r>
      <w:r w:rsidR="00131E91" w:rsidRPr="00131E91">
        <w:rPr>
          <w:sz w:val="24"/>
        </w:rPr>
        <w:t xml:space="preserve">, </w:t>
      </w:r>
      <w:r w:rsidR="00131E91" w:rsidRPr="00131E91">
        <w:rPr>
          <w:i/>
          <w:iCs/>
          <w:sz w:val="24"/>
        </w:rPr>
        <w:t>26</w:t>
      </w:r>
      <w:r w:rsidR="00131E91" w:rsidRPr="00131E91">
        <w:rPr>
          <w:sz w:val="24"/>
        </w:rPr>
        <w:t>)</w:t>
      </w:r>
      <w:r w:rsidR="00E344A8">
        <w:rPr>
          <w:rFonts w:eastAsia="Times New Roman"/>
          <w:sz w:val="24"/>
          <w:szCs w:val="24"/>
        </w:rPr>
        <w:fldChar w:fldCharType="end"/>
      </w:r>
      <w:r w:rsidRPr="00054DCF">
        <w:rPr>
          <w:rFonts w:eastAsia="Times New Roman"/>
          <w:sz w:val="24"/>
          <w:szCs w:val="24"/>
        </w:rPr>
        <w:t xml:space="preserve">. Using data from the Pathways to Desistance study of adjudicated adolescent offenders, Beardslee et al. </w:t>
      </w:r>
      <w:r w:rsidR="00E344A8">
        <w:rPr>
          <w:rFonts w:eastAsia="Times New Roman"/>
          <w:sz w:val="24"/>
          <w:szCs w:val="24"/>
        </w:rPr>
        <w:fldChar w:fldCharType="begin"/>
      </w:r>
      <w:r w:rsidR="00131E91">
        <w:rPr>
          <w:rFonts w:eastAsia="Times New Roman"/>
          <w:sz w:val="24"/>
          <w:szCs w:val="24"/>
        </w:rPr>
        <w:instrText xml:space="preserve"> ADDIN ZOTERO_ITEM CSL_CITATION {"citationID":"U7fzPDc2","properties":{"formattedCitation":"({\\i{}27})","plainCitation":"(27)","noteIndex":0},"citationItems":[{"id":1151,"uris":["http://zotero.org/users/2376427/items/HL98GZR4"],"itemData":{"id":1151,"type":"article-journal","container-title":"Journal of the American Academy of Child &amp; Adolescent Psychiatry","DOI":"10.1016/j.jaac.2018.01.012","ISSN":"08908567","issue":"4","journalAbbreviation":"Journal of the American Academy of Child &amp; Adolescent Psychiatry","language":"en","page":"274-279","source":"DOI.org (Crossref)","title":"Gun- and non-gun–related violence exposure and risk for subsequent gun carrying among male juvenile offenders","volume":"57","author":[{"family":"Beardslee","given":"Jordan"},{"family":"Mulvey","given":"Edward"},{"family":"Schubert","given":"Carol"},{"family":"Allison","given":"Paul"},{"family":"Infante","given":"Arynn"},{"family":"Pardini","given":"Dustin"}],"issued":{"date-parts":[["2018",4]]},"citation-key":"beardsleeGunNongunRelated2018"}}],"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27</w:t>
      </w:r>
      <w:r w:rsidR="00131E91" w:rsidRPr="00131E91">
        <w:rPr>
          <w:sz w:val="24"/>
        </w:rPr>
        <w:t>)</w:t>
      </w:r>
      <w:r w:rsidR="00E344A8">
        <w:rPr>
          <w:rFonts w:eastAsia="Times New Roman"/>
          <w:sz w:val="24"/>
          <w:szCs w:val="24"/>
        </w:rPr>
        <w:fldChar w:fldCharType="end"/>
      </w:r>
      <w:r w:rsidR="00E344A8">
        <w:rPr>
          <w:rFonts w:eastAsia="Times New Roman"/>
          <w:sz w:val="24"/>
          <w:szCs w:val="24"/>
        </w:rPr>
        <w:t xml:space="preserve"> </w:t>
      </w:r>
      <w:r w:rsidRPr="00054DCF">
        <w:rPr>
          <w:rFonts w:eastAsia="Times New Roman"/>
          <w:sz w:val="24"/>
          <w:szCs w:val="24"/>
        </w:rPr>
        <w:t xml:space="preserve">found that exposure to gun violence—but not other forms of violence—increased the probability of gun carrying during the mid-teens through mid-twenties. While the oldest three cohorts of the PHDCN+ data we use here were born in the same period as the Pathways to Desistance respondents, the PHDCN+ sample is representative of the population of Chicago’s children in the 1990s rather than just those adjudicated for a criminal arrest. Using earlier waves of the PHDCN+, Bingenheimer et al. </w:t>
      </w:r>
      <w:r w:rsidR="00E344A8">
        <w:rPr>
          <w:rFonts w:eastAsia="Times New Roman"/>
          <w:sz w:val="24"/>
          <w:szCs w:val="24"/>
        </w:rPr>
        <w:fldChar w:fldCharType="begin"/>
      </w:r>
      <w:r w:rsidR="00131E91">
        <w:rPr>
          <w:rFonts w:eastAsia="Times New Roman"/>
          <w:sz w:val="24"/>
          <w:szCs w:val="24"/>
        </w:rPr>
        <w:instrText xml:space="preserve"> ADDIN ZOTERO_ITEM CSL_CITATION {"citationID":"U6wG90eM","properties":{"formattedCitation":"({\\i{}24})","plainCitation":"(24)","noteIndex":0},"citationItems":[{"id":1150,"uris":["http://zotero.org/users/2376427/items/GZVAJVUB"],"itemData":{"id":1150,"type":"article-journal","abstract":"To estimate the cause-effect relationship between exposure to firearm violence and subsequent perpetration of serious violence, we applied the analytic method of propensity stratification to longitudinal data on adolescents residing in Chicago, Illinois. Results indicate that exposure to firearm violence approximately doubles the probability that an adolescent will perpetrate serious violence over the subsequent 2 years.","container-title":"Science","DOI":"10.1126/science.1110096","ISSN":"0036-8075, 1095-9203","issue":"5726","journalAbbreviation":"Science","language":"en","page":"1323-1326","source":"DOI.org (Crossref)","title":"Firearm violence exposure and serious violent behavior","volume":"308","author":[{"family":"Bingenheimer","given":"Jeffrey B."},{"family":"Brennan","given":"Robert T."},{"family":"Earls","given":"Felton J."}],"issued":{"date-parts":[["2005",5,27]]},"citation-key":"bingenheimerFirearmViolenceExposure2005"}}],"schema":"https://github.com/citation-style-language/schema/raw/master/csl-citation.json"}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24</w:t>
      </w:r>
      <w:r w:rsidR="00131E91" w:rsidRPr="00131E91">
        <w:rPr>
          <w:sz w:val="24"/>
        </w:rPr>
        <w:t>)</w:t>
      </w:r>
      <w:r w:rsidR="00E344A8">
        <w:rPr>
          <w:rFonts w:eastAsia="Times New Roman"/>
          <w:sz w:val="24"/>
          <w:szCs w:val="24"/>
        </w:rPr>
        <w:fldChar w:fldCharType="end"/>
      </w:r>
      <w:r w:rsidR="00E344A8">
        <w:rPr>
          <w:rFonts w:eastAsia="Times New Roman"/>
          <w:sz w:val="24"/>
          <w:szCs w:val="24"/>
        </w:rPr>
        <w:t xml:space="preserve"> </w:t>
      </w:r>
      <w:r w:rsidRPr="00054DCF">
        <w:rPr>
          <w:rFonts w:eastAsia="Times New Roman"/>
          <w:sz w:val="24"/>
          <w:szCs w:val="24"/>
        </w:rPr>
        <w:t xml:space="preserve">found exposure to firearm violence approximately doubled the likelihood of carrying a concealed weapon or engaging in serious violence. Carry was not separated as an outcome from commission of violence, however, and respondents were only followed for about 5-6 years. As a result, the oldest respondents were only observed through age 21 at most. </w:t>
      </w:r>
    </w:p>
    <w:p w14:paraId="5B282569" w14:textId="34AE262D" w:rsidR="00054DCF" w:rsidRPr="00054DCF" w:rsidRDefault="00054DCF" w:rsidP="00054DCF">
      <w:pPr>
        <w:spacing w:after="100" w:afterAutospacing="1"/>
        <w:ind w:left="720"/>
        <w:rPr>
          <w:rFonts w:eastAsia="Times New Roman"/>
          <w:sz w:val="24"/>
          <w:szCs w:val="24"/>
        </w:rPr>
      </w:pPr>
      <w:r w:rsidRPr="00054DCF">
        <w:rPr>
          <w:rFonts w:eastAsia="Times New Roman"/>
          <w:sz w:val="24"/>
          <w:szCs w:val="24"/>
        </w:rPr>
        <w:t>Less is known</w:t>
      </w:r>
      <w:r w:rsidR="007C6D5D">
        <w:rPr>
          <w:rFonts w:eastAsia="Times New Roman"/>
          <w:sz w:val="24"/>
          <w:szCs w:val="24"/>
        </w:rPr>
        <w:t xml:space="preserve"> about</w:t>
      </w:r>
      <w:r w:rsidRPr="00054DCF">
        <w:rPr>
          <w:rFonts w:eastAsia="Times New Roman"/>
          <w:sz w:val="24"/>
          <w:szCs w:val="24"/>
        </w:rPr>
        <w:t xml:space="preserve"> how proximate exposure to gun violence relates to adult gun carrying</w:t>
      </w:r>
      <w:r w:rsidR="008B13AE">
        <w:rPr>
          <w:rFonts w:eastAsia="Times New Roman"/>
          <w:sz w:val="24"/>
          <w:szCs w:val="24"/>
        </w:rPr>
        <w:t>, whether legal or illegal</w:t>
      </w:r>
      <w:r w:rsidRPr="00054DCF">
        <w:rPr>
          <w:rFonts w:eastAsia="Times New Roman"/>
          <w:sz w:val="24"/>
          <w:szCs w:val="24"/>
        </w:rPr>
        <w:t xml:space="preserve">. While protection is often cited as a primary motivation for adult gun ownership, paradoxically rates of both gun ownership and carry are high among groups less likely to be the victims of violence, e.g., those older, white, and rural, and low among groups more likely to be exposed to violence, e.g., those young, Black, and urban </w:t>
      </w:r>
      <w:r w:rsidR="00E344A8">
        <w:rPr>
          <w:rFonts w:eastAsia="Times New Roman"/>
          <w:sz w:val="24"/>
          <w:szCs w:val="24"/>
        </w:rPr>
        <w:fldChar w:fldCharType="begin"/>
      </w:r>
      <w:r w:rsidR="00131E91">
        <w:rPr>
          <w:rFonts w:eastAsia="Times New Roman"/>
          <w:sz w:val="24"/>
          <w:szCs w:val="24"/>
        </w:rPr>
        <w:instrText xml:space="preserve"> ADDIN ZOTERO_ITEM CSL_CITATION {"citationID":"wxngVjnI","properties":{"formattedCitation":"({\\i{}14}, {\\i{}17})","plainCitation":"(14, 17)","noteIndex":0},"citationItems":[{"id":1145,"uris":["http://zotero.org/users/2376427/items/VVZZSBYE"],"itemData":{"id":1145,"type":"article-journal","abstract":"The past quarter-century has seen both sharp declines and increases in firearm violence in the United States. Yet, little is known about the age of first exposure to firearm violence and how it may differ by race, sex, and cohort.To examine race, sex, and cohort differences in exposure to firearm violence in a representative longitudinal study of children who grew up in periods with varying rates of firearm violence in the United States and to examine spatial proximity to firearm violence in adulthood.This population-based representative cohort study included multiple cohorts of children followed-up from 1995 through 2021 in the Project on Human Development in Chicago Neighborhoods (PHDCN). Participants included Black, Hispanic, and White respondents from 4 age cohorts of Chicago, Illinois, residents, with modal birth years of 1981, 1984, 1987, and 1996. Data analyses were conducted from May 2022 to March 2023.Firearm violence exposure, including age when first shot, age when first saw someone shot, and past-year frequency of fatal and nonfatal shootings within 250 m of residence.There were 2418 participants in wave 1 (in the mid-1990s), and they were evenly split by sex, with 1209 males (50.00%) and 1209 females (50.00%). There were 890 Black respondents, 1146 Hispanic respondents, and 382 White respondents. Male respondents were much more likely than female respondents to have been shot (adjusted hazard ratio [aHR], 4.23; 95% CI, 2.28-7.84), but only moderately more likely to have seen someone shot (aHR, 1.48; 95% CI, 1.27-1.72). Compared with White individuals, Black individuals experienced higher rates of all 3 forms of exposure (been shot: aHR, 3.05; 95% CI, 1.22-7.60; seen someone shot: aHR, 4.69; 95% CI, 3.41-6.46; nearby shootings: adjusted incidence rate ratio [aIRR], 12.40; 95% CI, 6.88-22.35), and Hispanic respondents experienced higher rates of 2 forms of violence exposure (seen someone shot: aHR, 2.59; 95% CI, 1.85-3.62; nearby shootings: aIRR, 3.77; 95% CI, 2.08-6.84). Respondents born in the mid-1990s who grew up amidst large declines in homicide but reached adulthood during city and national spikes in firearm violence in 2016 were less likely to have seen someone shot than those born in the early 1980s who grew up during the peak of homicide in the early 1990s (aHR, 0.49; 95% CI, 0.35-0.69). However, the likelihood of having been shot did not significantly differ between these cohorts (aHR, 0.81; 95% CI, 0.40-1.63).In this longitudinal multicohort study of exposure to firearm violence, there were stark differences by race and sex, yet the extent of exposure to violence was not simply the product of these characteristics. These findings on cohort differences suggest changing societal conditions were key factors associated with whether and at what life stage individuals from all race and sex groups were exposed to firearm violence.","container-title":"JAMA Network Open","DOI":"10.1001/jamanetworkopen.2023.12465","ISSN":"2574-3805","issue":"5","journalAbbreviation":"JAMA Network Open","page":"e2312465","source":"Silverchair","title":"Inequalities in exposure to firearm violence by race, sex, and birth cohort from childhood to age 40 years, 1995-2021","volume":"6","author":[{"family":"Lanfear","given":"Charles C."},{"family":"Bucci","given":"Rebecca"},{"family":"Kirk","given":"David S."},{"family":"Sampson","given":"Robert J."}],"issued":{"date-parts":[["2023",5,9]]},"citation-key":"lanfearInequalitiesExposureFirearm2023"}},{"id":1126,"uris":["http://zotero.org/users/2376427/items/47GZTT8L"],"itemData":{"id":1126,"type":"report","abstract":"Americans have broad exposure to guns, whether they personally own one or not. About seven-in-ten say they have fired a gun at some point and 42% currently live in a gun-owning household.","language":"en","note":"publisher: Pew Research Center","publisher":"Pew Research Center","source":"policycommons.net","title":"America’s complex relationship with guns","URL":"https://policycommons.net/artifacts/617827/americas-complex-relationship-with-guns/1598689/","author":[{"family":"Parker","given":"Kim"},{"family":"Horowitz","given":"Juliana Menasce"},{"family":"Igielnik","given":"Ruth"},{"family":"Oliphant","given":"J. Baxter"},{"family":"Brown","given":"Anna"}],"accessed":{"date-parts":[["2023",12,1]]},"issued":{"date-parts":[["2017",6,22]]},"citation-key":"parkerAmericaComplexRelationship2017"}}],"schema":"https://github.com/citation-style-language/schema/raw/master/csl-citation.json"}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14</w:t>
      </w:r>
      <w:r w:rsidR="00131E91" w:rsidRPr="00131E91">
        <w:rPr>
          <w:sz w:val="24"/>
        </w:rPr>
        <w:t xml:space="preserve">, </w:t>
      </w:r>
      <w:r w:rsidR="00131E91" w:rsidRPr="00131E91">
        <w:rPr>
          <w:i/>
          <w:iCs/>
          <w:sz w:val="24"/>
        </w:rPr>
        <w:t>17</w:t>
      </w:r>
      <w:r w:rsidR="00131E91" w:rsidRPr="00131E91">
        <w:rPr>
          <w:sz w:val="24"/>
        </w:rPr>
        <w:t>)</w:t>
      </w:r>
      <w:r w:rsidR="00E344A8">
        <w:rPr>
          <w:rFonts w:eastAsia="Times New Roman"/>
          <w:sz w:val="24"/>
          <w:szCs w:val="24"/>
        </w:rPr>
        <w:fldChar w:fldCharType="end"/>
      </w:r>
      <w:r w:rsidR="008F1597">
        <w:rPr>
          <w:rFonts w:eastAsia="Times New Roman"/>
          <w:sz w:val="24"/>
          <w:szCs w:val="24"/>
        </w:rPr>
        <w:t xml:space="preserve">; </w:t>
      </w:r>
      <w:r w:rsidR="008F1597" w:rsidRPr="008F1597">
        <w:rPr>
          <w:rFonts w:eastAsia="Times New Roman"/>
          <w:sz w:val="24"/>
          <w:szCs w:val="24"/>
        </w:rPr>
        <w:t xml:space="preserve">the same can be said for carrying rates among </w:t>
      </w:r>
      <w:r w:rsidR="008F1597">
        <w:rPr>
          <w:rFonts w:eastAsia="Times New Roman"/>
          <w:sz w:val="24"/>
          <w:szCs w:val="24"/>
        </w:rPr>
        <w:t>w</w:t>
      </w:r>
      <w:r w:rsidR="008F1597" w:rsidRPr="008F1597">
        <w:rPr>
          <w:rFonts w:eastAsia="Times New Roman"/>
          <w:sz w:val="24"/>
          <w:szCs w:val="24"/>
        </w:rPr>
        <w:t>hite and Black Americans</w:t>
      </w:r>
      <w:r w:rsidR="006C6CA4">
        <w:rPr>
          <w:rFonts w:eastAsia="Times New Roman"/>
          <w:sz w:val="24"/>
          <w:szCs w:val="24"/>
        </w:rPr>
        <w:t xml:space="preserve"> </w:t>
      </w:r>
      <w:r w:rsidR="006C6CA4">
        <w:rPr>
          <w:rFonts w:eastAsia="Times New Roman"/>
          <w:sz w:val="24"/>
          <w:szCs w:val="24"/>
        </w:rPr>
        <w:fldChar w:fldCharType="begin"/>
      </w:r>
      <w:r w:rsidR="00131E91">
        <w:rPr>
          <w:rFonts w:eastAsia="Times New Roman"/>
          <w:sz w:val="24"/>
          <w:szCs w:val="24"/>
        </w:rPr>
        <w:instrText xml:space="preserve"> ADDIN ZOTERO_ITEM CSL_CITATION {"citationID":"jD9T96QA","properties":{"formattedCitation":"({\\i{}28})","plainCitation":"(28)","noteIndex":0},"citationItems":[{"id":1180,"uris":["http://zotero.org/users/2376427/items/CLFI3ARG"],"itemData":{"id":1180,"type":"article-journal","abstract":"Recent waves of legislation have made it much easier for gun owners to obtain a Concealed Handgun License (CHL) and thereby carry their guns in public except when explicitly prohibited. Because data are difficult to access, our understanding of who seeks and obtains such licenses remains limited. Using data obtained through Freedom of Information Act requests, this article fills this empirical gap by describing demographic trends and characteristics of applicants for CHLs in five states: Florida, Indiana, Massachusetts, Texas, and Utah. The results establish that (1) applications for CHLs are growing at fast rates; (2) there are significant gender and racial disparities in terms of who applies for CHLs, with men 2.9 to 5.5 times more likely to apply than women, and whites 1.3 to 2.0 times more likely to apply than blacks; (3) in Florida and Utah, these demographic gaps have widened over time; and (4) there are significant racial disparities in terms of application outcomes, with black applicants being 3.3 to 5.5 times more likely to be denied a license than white applicants. Moreover, we do not find the patterns in Massachusetts, a may-issue state, to be significantly different from the shall-issue states in our sample.","container-title":"Social Currents","DOI":"10.1177/2329496517725334","ISSN":"2329-4965, 2329-4973","issue":"1","journalAbbreviation":"Social Currents","language":"en","page":"3-14","source":"DOI.org (Crossref)","title":"Trends and patterns of concealed handgun license applications: A multistate analysis","title-short":"Trends and Patterns of Concealed Handgun License Applications","volume":"5","author":[{"family":"Shapira","given":"Harel"},{"family":"Jensen","given":"Katherine"},{"family":"Lin","given":"Ken-Hou"}],"issued":{"date-parts":[["2018",2]]},"citation-key":"shapiraTrendsPatternsConcealed2018"}}],"schema":"https://github.com/citation-style-language/schema/raw/master/csl-citation.json"} </w:instrText>
      </w:r>
      <w:r w:rsidR="006C6CA4">
        <w:rPr>
          <w:rFonts w:eastAsia="Times New Roman"/>
          <w:sz w:val="24"/>
          <w:szCs w:val="24"/>
        </w:rPr>
        <w:fldChar w:fldCharType="separate"/>
      </w:r>
      <w:r w:rsidR="00131E91" w:rsidRPr="00131E91">
        <w:rPr>
          <w:sz w:val="24"/>
        </w:rPr>
        <w:t>(</w:t>
      </w:r>
      <w:r w:rsidR="00131E91" w:rsidRPr="00131E91">
        <w:rPr>
          <w:i/>
          <w:iCs/>
          <w:sz w:val="24"/>
        </w:rPr>
        <w:t>28</w:t>
      </w:r>
      <w:r w:rsidR="00131E91" w:rsidRPr="00131E91">
        <w:rPr>
          <w:sz w:val="24"/>
        </w:rPr>
        <w:t>)</w:t>
      </w:r>
      <w:r w:rsidR="006C6CA4">
        <w:rPr>
          <w:rFonts w:eastAsia="Times New Roman"/>
          <w:sz w:val="24"/>
          <w:szCs w:val="24"/>
        </w:rPr>
        <w:fldChar w:fldCharType="end"/>
      </w:r>
      <w:r w:rsidR="008F1597" w:rsidRPr="008F1597">
        <w:rPr>
          <w:rFonts w:eastAsia="Times New Roman"/>
          <w:sz w:val="24"/>
          <w:szCs w:val="24"/>
        </w:rPr>
        <w:t>.</w:t>
      </w:r>
      <w:r w:rsidRPr="00054DCF">
        <w:rPr>
          <w:rFonts w:eastAsia="Times New Roman"/>
          <w:sz w:val="24"/>
          <w:szCs w:val="24"/>
        </w:rPr>
        <w:t xml:space="preserve"> However, among </w:t>
      </w:r>
      <w:r w:rsidR="00BA2F70">
        <w:rPr>
          <w:rFonts w:eastAsia="Times New Roman"/>
          <w:sz w:val="24"/>
          <w:szCs w:val="24"/>
        </w:rPr>
        <w:t xml:space="preserve">adult </w:t>
      </w:r>
      <w:r w:rsidRPr="00054DCF">
        <w:rPr>
          <w:rFonts w:eastAsia="Times New Roman"/>
          <w:sz w:val="24"/>
          <w:szCs w:val="24"/>
        </w:rPr>
        <w:t xml:space="preserve">gun owners, carriers tend to be younger and more often male </w:t>
      </w:r>
      <w:r w:rsidR="00E344A8">
        <w:rPr>
          <w:rFonts w:eastAsia="Times New Roman"/>
          <w:sz w:val="24"/>
          <w:szCs w:val="24"/>
        </w:rPr>
        <w:fldChar w:fldCharType="begin"/>
      </w:r>
      <w:r w:rsidR="00131E91">
        <w:rPr>
          <w:rFonts w:eastAsia="Times New Roman"/>
          <w:sz w:val="24"/>
          <w:szCs w:val="24"/>
        </w:rPr>
        <w:instrText xml:space="preserve"> ADDIN ZOTERO_ITEM CSL_CITATION {"citationID":"MHiM40xm","properties":{"formattedCitation":"({\\i{}18})","plainCitation":"(18)","noteIndex":0},"citationItems":[{"id":1198,"uris":["http://zotero.org/users/2376427/items/E8U7CE6Q"],"itemData":{"id":1198,"type":"article-journal","abstract":"Objectives. To determine the frequency of loaded handgun carrying among US adult handgun owners overall and by state concealed carry law status.\n            Methods. Using a nationally representative survey of US firearm-owning adults in 2019, we asked handgun owners (n = 2389) about their past-month handgun carrying behavior.\n            Results. A total of 30.3% (95% confidence interval [CI] = 28.0%, 32.6%) of handgun owners carried handguns monthly, of whom 38.1% (95% CI = 33.6%, 42.7%) did so daily. In permitless carry states, 29.7% (95% CI = 25.9%, 33.9%) of handgun owners carried handguns in the past month, compared with 33.1% (95% CI = 29.9%, 36.3%) in shall issue states and 19.7% (95% CI = 14.9%, 25.5%) in may issue states. Of handgun owners without a permit, 7.5% (95% CI = 4.1%, 13.3%) of those in may issue states and 11.5% (95% CI = 8.5%, 15.4%) of those in shall issues states carried handguns in the past month.\n            Conclusions. In 2019, about 16 million US adult handgun owners carried handguns in the past month (up from 9 million in 2015), and approximately 6 million did so daily (twice the 3 million who did so in 2015). Proportionally fewer handgun owners carried handguns in states where issuing authorities had substantial discretion in granting permits. (Am J Public Health. 2022;112(12):1783–1790. https://doi.org/10.2105/AJPH.2022.307094 )","container-title":"American Journal of Public Health","DOI":"10.2105/AJPH.2022.307094","ISSN":"0090-0036, 1541-0048","issue":"12","journalAbbreviation":"Am J Public Health","language":"en","page":"1783-1790","source":"DOI.org (Crossref)","title":"Trend in loaded handgun carrying among adult handgun owners in the United States, 2015‒2019","volume":"112","author":[{"family":"Rowhani-Rahbar","given":"Ali"},{"family":"Gallagher","given":"Amy"},{"family":"Azrael","given":"Deborah"},{"family":"Miller","given":"Matthew"}],"issued":{"date-parts":[["2022",12]]},"citation-key":"rowhani-rahbarTrendLoadedHandgun2022"}}],"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18</w:t>
      </w:r>
      <w:r w:rsidR="00131E91" w:rsidRPr="00131E91">
        <w:rPr>
          <w:sz w:val="24"/>
        </w:rPr>
        <w:t>)</w:t>
      </w:r>
      <w:r w:rsidR="00E344A8">
        <w:rPr>
          <w:rFonts w:eastAsia="Times New Roman"/>
          <w:sz w:val="24"/>
          <w:szCs w:val="24"/>
        </w:rPr>
        <w:fldChar w:fldCharType="end"/>
      </w:r>
      <w:r w:rsidRPr="00054DCF">
        <w:rPr>
          <w:rFonts w:eastAsia="Times New Roman"/>
          <w:sz w:val="24"/>
          <w:szCs w:val="24"/>
        </w:rPr>
        <w:t xml:space="preserve">. Comer &amp; Connolly </w:t>
      </w:r>
      <w:r w:rsidR="00E344A8">
        <w:rPr>
          <w:rFonts w:eastAsia="Times New Roman"/>
          <w:sz w:val="24"/>
          <w:szCs w:val="24"/>
        </w:rPr>
        <w:fldChar w:fldCharType="begin"/>
      </w:r>
      <w:r w:rsidR="00131E91">
        <w:rPr>
          <w:rFonts w:eastAsia="Times New Roman"/>
          <w:sz w:val="24"/>
          <w:szCs w:val="24"/>
        </w:rPr>
        <w:instrText xml:space="preserve"> ADDIN ZOTERO_ITEM CSL_CITATION {"citationID":"SkJ8F2hB","properties":{"formattedCitation":"({\\i{}19})","plainCitation":"(19)","noteIndex":0},"citationItems":[{"id":1112,"uris":["http://zotero.org/users/2376427/items/EGA35MTG"],"itemData":{"id":1112,"type":"article-journal","container-title":"Social Science &amp; Medicine","DOI":"10.1016/j.socscimed.2023.115984","ISSN":"02779536","journalAbbreviation":"Social Science &amp; Medicine","language":"en","page":"115984","source":"DOI.org (Crossref)","title":"Exposure to gun violence and handgun carrying from adolescence to adulthood","volume":"328","author":[{"family":"Comer","given":"Benjamin P."},{"family":"Connolly","given":"Eric J."}],"issued":{"date-parts":[["2023",7]]},"citation-key":"comerExposureGunViolence2023"}}],"schema":"https://github.com/citation-style-language/schema/raw/master/csl-citation.json"}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19</w:t>
      </w:r>
      <w:r w:rsidR="00131E91" w:rsidRPr="00131E91">
        <w:rPr>
          <w:sz w:val="24"/>
        </w:rPr>
        <w:t>)</w:t>
      </w:r>
      <w:r w:rsidR="00E344A8">
        <w:rPr>
          <w:rFonts w:eastAsia="Times New Roman"/>
          <w:sz w:val="24"/>
          <w:szCs w:val="24"/>
        </w:rPr>
        <w:fldChar w:fldCharType="end"/>
      </w:r>
      <w:r w:rsidRPr="00054DCF">
        <w:rPr>
          <w:rFonts w:eastAsia="Times New Roman"/>
          <w:sz w:val="24"/>
          <w:szCs w:val="24"/>
        </w:rPr>
        <w:t xml:space="preserve"> found that exposure to gun violence prior to age 12 was associated with higher rates of past-year gun carrying in adolescence but this association weakened through early adulthood (observed to age 30).</w:t>
      </w:r>
    </w:p>
    <w:p w14:paraId="2E3007CF" w14:textId="0DF15996" w:rsidR="00054DCF" w:rsidRPr="00054DCF" w:rsidRDefault="00054DCF" w:rsidP="00054DCF">
      <w:pPr>
        <w:spacing w:after="100" w:afterAutospacing="1"/>
        <w:ind w:left="720"/>
        <w:rPr>
          <w:rFonts w:eastAsia="Times New Roman"/>
          <w:sz w:val="24"/>
          <w:szCs w:val="24"/>
        </w:rPr>
      </w:pPr>
      <w:r w:rsidRPr="00054DCF">
        <w:rPr>
          <w:rFonts w:eastAsia="Times New Roman"/>
          <w:sz w:val="24"/>
          <w:szCs w:val="24"/>
        </w:rPr>
        <w:t xml:space="preserve">While proximate exposure to violence has been found </w:t>
      </w:r>
      <w:r w:rsidR="0078519A">
        <w:rPr>
          <w:rFonts w:eastAsia="Times New Roman"/>
          <w:sz w:val="24"/>
          <w:szCs w:val="24"/>
        </w:rPr>
        <w:t>to be</w:t>
      </w:r>
      <w:r w:rsidR="0078519A" w:rsidRPr="00054DCF">
        <w:rPr>
          <w:rFonts w:eastAsia="Times New Roman"/>
          <w:sz w:val="24"/>
          <w:szCs w:val="24"/>
        </w:rPr>
        <w:t xml:space="preserve"> </w:t>
      </w:r>
      <w:r w:rsidRPr="00054DCF">
        <w:rPr>
          <w:rFonts w:eastAsia="Times New Roman"/>
          <w:sz w:val="24"/>
          <w:szCs w:val="24"/>
        </w:rPr>
        <w:t xml:space="preserve">a primary predictor of gun carrying among adolescents, there is some evidence that increases in gun ownership and concealed gun carrying among adults may instead be tied to political orientation and perceptions of generalized danger rather than immediate dangerous circumstances. This generalized danger includes the perceived inability of police to guarantee safety </w:t>
      </w:r>
      <w:r w:rsidR="00E344A8">
        <w:rPr>
          <w:rFonts w:eastAsia="Times New Roman"/>
          <w:sz w:val="24"/>
          <w:szCs w:val="24"/>
        </w:rPr>
        <w:fldChar w:fldCharType="begin"/>
      </w:r>
      <w:r w:rsidR="00131E91">
        <w:rPr>
          <w:rFonts w:eastAsia="Times New Roman"/>
          <w:sz w:val="24"/>
          <w:szCs w:val="24"/>
        </w:rPr>
        <w:instrText xml:space="preserve"> ADDIN ZOTERO_ITEM CSL_CITATION {"citationID":"O0lAeKMc","properties":{"formattedCitation":"({\\i{}10})","plainCitation":"(10)","noteIndex":0},"citationItems":[{"id":1197,"uris":["http://zotero.org/users/2376427/items/YU7LSSX6"],"itemData":{"id":1197,"type":"book","abstract":"\"From gang- and drug-related shootings to mass shootings in schools, shopping centers, and movie theatres, reports of gun crimes fill the headlines of newspapers and nightly news programs. At the same time, a different kind of headline has captured public attention: a steady surge in pro-gun sentiment among Americans. A Gallup poll conducted just a month after the Newtown school shootings found that 74% of Americans oppose a ban on hand-guns, and at least 11 million people now have licenses to carry concealed weapons as part of their everyday lives. Why do so many Americans not only own guns but also carry them? In Citizen-Protectors, Jennifer Carlson offers a compelling portrait of gun carriers, shedding light on Americans' complex relationship with guns. Delving headlong into the world of gun carriers, Carlson spent time participating in firearms training classes, attending pro-gun events, and carrying a firearm herself. Through these experiences she explores the role guns play in the lives of Americans who carry them and shows how, against a backdrop of economic insecurity and social instability, gun carrying becomes a means of being a good citizen, an idea that not only pervades the NRA's public literature and statements, but its training courses as well. A much-needed counterpoint to the rhetorical battles over gun control, Citizen-Protectors is a captivating and revealing look at gun culture in America, and is a must-read for anyone with a stake in this heated debate\"-- Provided by publisher","event-place":"New York, NY","ISBN":"978-0-19-934756-8","language":"eng","note":"OCLC: 904248928","publisher":"Oxford University Press","publisher-place":"New York, NY","source":"Open WorldCat","title":"Citizen-protectors: the everyday politics of guns in an age of decline","title-short":"Citizen-protectors","author":[{"family":"Carlson","given":"Jennifer"}],"issued":{"date-parts":[["2015"]]},"citation-key":"carlsonCitizenprotectorsEverydayPolitics2015"}}],"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10</w:t>
      </w:r>
      <w:r w:rsidR="00131E91" w:rsidRPr="00131E91">
        <w:rPr>
          <w:sz w:val="24"/>
        </w:rPr>
        <w:t>)</w:t>
      </w:r>
      <w:r w:rsidR="00E344A8">
        <w:rPr>
          <w:rFonts w:eastAsia="Times New Roman"/>
          <w:sz w:val="24"/>
          <w:szCs w:val="24"/>
        </w:rPr>
        <w:fldChar w:fldCharType="end"/>
      </w:r>
      <w:r w:rsidRPr="00054DCF">
        <w:rPr>
          <w:rFonts w:eastAsia="Times New Roman"/>
          <w:sz w:val="24"/>
          <w:szCs w:val="24"/>
        </w:rPr>
        <w:t xml:space="preserve">, an aspect of legal cynicism </w:t>
      </w:r>
      <w:r w:rsidR="00E344A8">
        <w:rPr>
          <w:rFonts w:eastAsia="Times New Roman"/>
          <w:sz w:val="24"/>
          <w:szCs w:val="24"/>
        </w:rPr>
        <w:fldChar w:fldCharType="begin"/>
      </w:r>
      <w:r w:rsidR="00131E91">
        <w:rPr>
          <w:rFonts w:eastAsia="Times New Roman"/>
          <w:sz w:val="24"/>
          <w:szCs w:val="24"/>
        </w:rPr>
        <w:instrText xml:space="preserve"> ADDIN ZOTERO_ITEM CSL_CITATION {"citationID":"peLVBXxI","properties":{"formattedCitation":"({\\i{}29})","plainCitation":"(29)","noteIndex":0},"citationItems":[{"id":523,"uris":["http://zotero.org/users/2376427/items/8JYBC3WH"],"itemData":{"id":523,"type":"article-journal","container-title":"American Journal of Sociology","DOI":"10.1086/655754","ISSN":"0002-9602, 1537-5390","issue":"4","journalAbbreviation":"American Journal of Sociology","language":"en","page":"1190-1233","source":"DOI.org (Crossref)","title":"Cultural mechanisms and the persistence of neighborhood violence","volume":"116","author":[{"family":"Kirk","given":"David S."},{"family":"Papachristos","given":"Andrew V."}],"issued":{"date-parts":[["2011",1]]},"citation-key":"kirkCulturalMechanismsPersistence2011"}}],"schema":"https://github.com/citation-style-language/schema/raw/master/csl-citation.json"}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29</w:t>
      </w:r>
      <w:r w:rsidR="00131E91" w:rsidRPr="00131E91">
        <w:rPr>
          <w:sz w:val="24"/>
        </w:rPr>
        <w:t>)</w:t>
      </w:r>
      <w:r w:rsidR="00E344A8">
        <w:rPr>
          <w:rFonts w:eastAsia="Times New Roman"/>
          <w:sz w:val="24"/>
          <w:szCs w:val="24"/>
        </w:rPr>
        <w:fldChar w:fldCharType="end"/>
      </w:r>
      <w:r w:rsidRPr="00054DCF">
        <w:rPr>
          <w:rFonts w:eastAsia="Times New Roman"/>
          <w:sz w:val="24"/>
          <w:szCs w:val="24"/>
        </w:rPr>
        <w:t xml:space="preserve">. This is one explanation given for the sharp rises in both sales and concealed carry permitting following the political polarization of recent presidential elections </w:t>
      </w:r>
      <w:r w:rsidR="00E344A8">
        <w:rPr>
          <w:rFonts w:eastAsia="Times New Roman"/>
          <w:sz w:val="24"/>
          <w:szCs w:val="24"/>
        </w:rPr>
        <w:fldChar w:fldCharType="begin"/>
      </w:r>
      <w:r w:rsidR="00131E91">
        <w:rPr>
          <w:rFonts w:eastAsia="Times New Roman"/>
          <w:sz w:val="24"/>
          <w:szCs w:val="24"/>
        </w:rPr>
        <w:instrText xml:space="preserve"> ADDIN ZOTERO_ITEM CSL_CITATION {"citationID":"xHPHduqr","properties":{"formattedCitation":"({\\i{}10}, {\\i{}11}, {\\i{}30})","plainCitation":"(10, 11, 30)","noteIndex":0},"citationItems":[{"id":1197,"uris":["http://zotero.org/users/2376427/items/YU7LSSX6"],"itemData":{"id":1197,"type":"book","abstract":"\"From gang- and drug-related shootings to mass shootings in schools, shopping centers, and movie theatres, reports of gun crimes fill the headlines of newspapers and nightly news programs. At the same time, a different kind of headline has captured public attention: a steady surge in pro-gun sentiment among Americans. A Gallup poll conducted just a month after the Newtown school shootings found that 74% of Americans oppose a ban on hand-guns, and at least 11 million people now have licenses to carry concealed weapons as part of their everyday lives. Why do so many Americans not only own guns but also carry them? In Citizen-Protectors, Jennifer Carlson offers a compelling portrait of gun carriers, shedding light on Americans' complex relationship with guns. Delving headlong into the world of gun carriers, Carlson spent time participating in firearms training classes, attending pro-gun events, and carrying a firearm herself. Through these experiences she explores the role guns play in the lives of Americans who carry them and shows how, against a backdrop of economic insecurity and social instability, gun carrying becomes a means of being a good citizen, an idea that not only pervades the NRA's public literature and statements, but its training courses as well. A much-needed counterpoint to the rhetorical battles over gun control, Citizen-Protectors is a captivating and revealing look at gun culture in America, and is a must-read for anyone with a stake in this heated debate\"-- Provided by publisher","event-place":"New York, NY","ISBN":"978-0-19-934756-8","language":"eng","note":"OCLC: 904248928","publisher":"Oxford University Press","publisher-place":"New York, NY","source":"Open WorldCat","title":"Citizen-protectors: the everyday politics of guns in an age of decline","title-short":"Citizen-protectors","author":[{"family":"Carlson","given":"Jennifer"}],"issued":{"date-parts":[["2015"]]},"citation-key":"carlsonCitizenprotectorsEverydayPolitics2015"}},{"id":1202,"uris":["http://zotero.org/users/2376427/items/VMJHFZQ4"],"itemData":{"id":1202,"type":"book","abstract":"Today, more than 11 million Americans hold concealed handgun licenses, an increase from 4.5 million in 2007. Yet, despite increasing numbers of firearms and expanding opportunities for gun owners to carry concealed firearms in public places, we know little about the reasons for obtaining a concealed carry permit or what a publicly armed citizenry means for society. Angela Stroud draws on in-depth interviews with permit holders and on field observations at licensing courses to understand how social and cultural factors shape the practice of obtaining a permit to carry a concealed firearm","event-place":"Chapel Hill","ISBN":"978-1-4696-2789-2","language":"eng","publisher":"University of North Carolina press","publisher-place":"Chapel Hill","source":"BnF ISBN","title":"Good guys with guns: The appeal and consequences of concealed carry","title-short":"Good guys with guns","author":[{"family":"Stroud","given":"Angela"}],"issued":{"date-parts":[["2016"]]},"citation-key":"stroudGoodGuysGuns2016"}},{"id":1200,"uris":["http://zotero.org/users/2376427/items/6YFMDQZL"],"itemData":{"id":1200,"type":"article-journal","container-title":"Journal of Public Economics","DOI":"10.1016/j.jpubeco.2015.04.008","ISSN":"00472727","journalAbbreviation":"Journal of Public Economics","language":"en","page":"66-79","source":"DOI.org (Crossref)","title":"Fear of Obama: An empirical study of the demand for guns and the U.S. 2008 presidential election","title-short":"Fear of Obama","volume":"130","author":[{"family":"Depetris-Chauvin","given":"Emilio"}],"issued":{"date-parts":[["2015",10]]},"citation-key":"depetris-chauvinFearObamaEmpirical2015"}}],"schema":"https://github.com/citation-style-language/schema/raw/master/csl-citation.json"}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10</w:t>
      </w:r>
      <w:r w:rsidR="00131E91" w:rsidRPr="00131E91">
        <w:rPr>
          <w:sz w:val="24"/>
        </w:rPr>
        <w:t xml:space="preserve">, </w:t>
      </w:r>
      <w:r w:rsidR="00131E91" w:rsidRPr="00131E91">
        <w:rPr>
          <w:i/>
          <w:iCs/>
          <w:sz w:val="24"/>
        </w:rPr>
        <w:t>11</w:t>
      </w:r>
      <w:r w:rsidR="00131E91" w:rsidRPr="00131E91">
        <w:rPr>
          <w:sz w:val="24"/>
        </w:rPr>
        <w:t xml:space="preserve">, </w:t>
      </w:r>
      <w:r w:rsidR="00131E91" w:rsidRPr="00131E91">
        <w:rPr>
          <w:i/>
          <w:iCs/>
          <w:sz w:val="24"/>
        </w:rPr>
        <w:t>30</w:t>
      </w:r>
      <w:r w:rsidR="00131E91" w:rsidRPr="00131E91">
        <w:rPr>
          <w:sz w:val="24"/>
        </w:rPr>
        <w:t>)</w:t>
      </w:r>
      <w:r w:rsidR="00E344A8">
        <w:rPr>
          <w:rFonts w:eastAsia="Times New Roman"/>
          <w:sz w:val="24"/>
          <w:szCs w:val="24"/>
        </w:rPr>
        <w:fldChar w:fldCharType="end"/>
      </w:r>
      <w:r w:rsidRPr="00054DCF">
        <w:rPr>
          <w:rFonts w:eastAsia="Times New Roman"/>
          <w:sz w:val="24"/>
          <w:szCs w:val="24"/>
        </w:rPr>
        <w:t xml:space="preserve"> and, more recently, the COVID-19 pandemic and the </w:t>
      </w:r>
      <w:r w:rsidR="007C6D5D">
        <w:rPr>
          <w:rFonts w:eastAsia="Times New Roman"/>
          <w:sz w:val="24"/>
          <w:szCs w:val="24"/>
        </w:rPr>
        <w:t xml:space="preserve">police </w:t>
      </w:r>
      <w:r w:rsidRPr="00054DCF">
        <w:rPr>
          <w:rFonts w:eastAsia="Times New Roman"/>
          <w:sz w:val="24"/>
          <w:szCs w:val="24"/>
        </w:rPr>
        <w:t xml:space="preserve">murder of George Floyd </w:t>
      </w:r>
      <w:r w:rsidR="00E344A8">
        <w:rPr>
          <w:rFonts w:eastAsia="Times New Roman"/>
          <w:sz w:val="24"/>
          <w:szCs w:val="24"/>
        </w:rPr>
        <w:fldChar w:fldCharType="begin"/>
      </w:r>
      <w:r w:rsidR="00131E91">
        <w:rPr>
          <w:rFonts w:eastAsia="Times New Roman"/>
          <w:sz w:val="24"/>
          <w:szCs w:val="24"/>
        </w:rPr>
        <w:instrText xml:space="preserve"> ADDIN ZOTERO_ITEM CSL_CITATION {"citationID":"N59gn62K","properties":{"formattedCitation":"({\\i{}5}, {\\i{}6}, {\\i{}31})","plainCitation":"(5, 6, 31)","noteIndex":0},"citationItems":[{"id":1179,"uris":["http://zotero.org/users/2376427/items/E7CVBEDU"],"itemData":{"id":1179,"type":"article-journal","container-title":"American Journal of Health Economics","DOI":"10.1086/713035","ISSN":"2332-3493, 2332-3507","issue":"2","journalAbbreviation":"American Journal of Health Economics","language":"en","page":"131-163","source":"DOI.org (Crossref)","title":"Pandemics, protests, and firearms","volume":"7","author":[{"family":"Lang","given":"Bree J."},{"family":"Lang","given":"Matthew"}],"issued":{"date-parts":[["2021",3,1]]},"citation-key":"langPandemicsProtestsFirearms2021"}},{"id":1143,"uris":["http://zotero.org/users/2376427/items/F9XSXN2U"],"itemData":{"id":1143,"type":"article-journal","container-title":"Annals of Internal Medicine","DOI":"10.7326/M21-3423","ISSN":"0003-4819, 1539-3704","issue":"2","journalAbbreviation":"Ann Intern Med","language":"en","page":"219-225","source":"DOI.org (Crossref)","title":"Firearm purchasing during the COVID-19 pandemic: Results from the 2021 National Firearms Survey","title-short":"Firearm Purchasing During the COVID-19 Pandemic","volume":"175","author":[{"family":"Miller","given":"Matthew"},{"family":"Zhang","given":"Wilson"},{"family":"Azrael","given":"Deborah"}],"issued":{"date-parts":[["2022",2]]},"citation-key":"millerFirearmPurchasingCOVID192022"}},{"id":1152,"uris":["http://zotero.org/users/2376427/items/ZJVCCTEJ"],"itemData":{"id":1152,"type":"report","abstract":"When Americans are concerned about their personal security, they buy firearms. Such concerns have been rampant since March, initially due to the onset of the COVID-19 pandemic and then the social unrest in June that followed George Floyds killing. Our estimates indicate that almost three million more firearms have been sold since March than would have ordinarily been sold during these months. Half of that increase occurred in June alone. This pattern highlights an important potential consequence that may result from this tumultuous period: more firearms in the hands of private citizens.","event-place":"United States of America","language":"en","note":"publisher: Brookings Institution","publisher":"Brookings Institution","publisher-place":"United States of America","source":"policycommons.net","title":"Three million more guns","URL":"https://policycommons.net/artifacts/4139054/three-million-more-guns/4947646/","author":[{"family":"Levine","given":"Phillip"},{"family":"McKnight","given":"Robin"}],"accessed":{"date-parts":[["2023",12,19]]},"issued":{"date-parts":[["2020"]]},"citation-key":"levineThreeMillionMore2020"}}],"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5</w:t>
      </w:r>
      <w:r w:rsidR="00131E91" w:rsidRPr="00131E91">
        <w:rPr>
          <w:sz w:val="24"/>
        </w:rPr>
        <w:t xml:space="preserve">, </w:t>
      </w:r>
      <w:r w:rsidR="00131E91" w:rsidRPr="00131E91">
        <w:rPr>
          <w:i/>
          <w:iCs/>
          <w:sz w:val="24"/>
        </w:rPr>
        <w:t>6</w:t>
      </w:r>
      <w:r w:rsidR="00131E91" w:rsidRPr="00131E91">
        <w:rPr>
          <w:sz w:val="24"/>
        </w:rPr>
        <w:t xml:space="preserve">, </w:t>
      </w:r>
      <w:r w:rsidR="00131E91" w:rsidRPr="00131E91">
        <w:rPr>
          <w:i/>
          <w:iCs/>
          <w:sz w:val="24"/>
        </w:rPr>
        <w:t>31</w:t>
      </w:r>
      <w:r w:rsidR="00131E91" w:rsidRPr="00131E91">
        <w:rPr>
          <w:sz w:val="24"/>
        </w:rPr>
        <w:t>)</w:t>
      </w:r>
      <w:r w:rsidR="00E344A8">
        <w:rPr>
          <w:rFonts w:eastAsia="Times New Roman"/>
          <w:sz w:val="24"/>
          <w:szCs w:val="24"/>
        </w:rPr>
        <w:fldChar w:fldCharType="end"/>
      </w:r>
      <w:r w:rsidRPr="00054DCF">
        <w:rPr>
          <w:rFonts w:eastAsia="Times New Roman"/>
          <w:sz w:val="24"/>
          <w:szCs w:val="24"/>
        </w:rPr>
        <w:t xml:space="preserve">. Many who purchased guns in response to the pandemic cited a general “lawlessness” as a reason </w:t>
      </w:r>
      <w:r w:rsidR="00E344A8">
        <w:rPr>
          <w:rFonts w:eastAsia="Times New Roman"/>
          <w:sz w:val="24"/>
          <w:szCs w:val="24"/>
        </w:rPr>
        <w:fldChar w:fldCharType="begin"/>
      </w:r>
      <w:r w:rsidR="00131E91">
        <w:rPr>
          <w:rFonts w:eastAsia="Times New Roman"/>
          <w:sz w:val="24"/>
          <w:szCs w:val="24"/>
        </w:rPr>
        <w:instrText xml:space="preserve"> ADDIN ZOTERO_ITEM CSL_CITATION {"citationID":"HwDiaqaK","properties":{"formattedCitation":"({\\i{}32})","plainCitation":"(32)","noteIndex":0},"citationItems":[{"id":1153,"uris":["http://zotero.org/users/2376427/items/NARJJGCC"],"itemData":{"id":1153,"type":"article-journal","container-title":"JAMA Network Open","DOI":"10.1001/jamanetworkopen.2020.33484","ISSN":"2574-3805","issue":"1","journalAbbreviation":"JAMA Netw Open","language":"en","page":"e2033484","source":"DOI.org (Crossref)","title":"Public concern about violence, firearms, and the COVID-19 pandemic in California","volume":"4","author":[{"family":"Kravitz-Wirtz","given":"Nicole"},{"family":"Aubel","given":"Amanda"},{"family":"Schleimer","given":"Julia"},{"family":"Pallin","given":"Rocco"},{"family":"Wintemute","given":"Garen"}],"issued":{"date-parts":[["2021",1,4]]},"citation-key":"kravitz-wirtzPublicConcernViolence2021"}}],"schema":"https://github.com/citation-style-language/schema/raw/master/csl-citation.json"} </w:instrText>
      </w:r>
      <w:r w:rsidR="00E344A8">
        <w:rPr>
          <w:rFonts w:eastAsia="Times New Roman"/>
          <w:sz w:val="24"/>
          <w:szCs w:val="24"/>
        </w:rPr>
        <w:fldChar w:fldCharType="separate"/>
      </w:r>
      <w:r w:rsidR="00131E91" w:rsidRPr="00131E91">
        <w:rPr>
          <w:sz w:val="24"/>
        </w:rPr>
        <w:t>(</w:t>
      </w:r>
      <w:r w:rsidR="00131E91" w:rsidRPr="00131E91">
        <w:rPr>
          <w:i/>
          <w:iCs/>
          <w:sz w:val="24"/>
        </w:rPr>
        <w:t>32</w:t>
      </w:r>
      <w:r w:rsidR="00131E91" w:rsidRPr="00131E91">
        <w:rPr>
          <w:sz w:val="24"/>
        </w:rPr>
        <w:t>)</w:t>
      </w:r>
      <w:r w:rsidR="00E344A8">
        <w:rPr>
          <w:rFonts w:eastAsia="Times New Roman"/>
          <w:sz w:val="24"/>
          <w:szCs w:val="24"/>
        </w:rPr>
        <w:fldChar w:fldCharType="end"/>
      </w:r>
      <w:r w:rsidRPr="00054DCF">
        <w:rPr>
          <w:rFonts w:eastAsia="Times New Roman"/>
          <w:sz w:val="24"/>
          <w:szCs w:val="24"/>
        </w:rPr>
        <w:t>.</w:t>
      </w:r>
    </w:p>
    <w:p w14:paraId="15CD1D3D" w14:textId="10BDD03C" w:rsidR="00054DCF" w:rsidRDefault="00054DCF" w:rsidP="00054DCF">
      <w:pPr>
        <w:spacing w:after="100" w:afterAutospacing="1"/>
        <w:ind w:left="720"/>
        <w:rPr>
          <w:rFonts w:eastAsia="Times New Roman"/>
          <w:sz w:val="24"/>
          <w:szCs w:val="24"/>
        </w:rPr>
      </w:pPr>
      <w:r w:rsidRPr="00054DCF">
        <w:rPr>
          <w:rFonts w:eastAsia="Times New Roman"/>
          <w:sz w:val="24"/>
          <w:szCs w:val="24"/>
        </w:rPr>
        <w:t xml:space="preserve">We advance research on the relationship between exposure to violence and concealed gun carrying by </w:t>
      </w:r>
      <w:r w:rsidR="00954CC0">
        <w:rPr>
          <w:rFonts w:eastAsia="Times New Roman"/>
          <w:sz w:val="24"/>
          <w:szCs w:val="24"/>
        </w:rPr>
        <w:t>testing</w:t>
      </w:r>
      <w:r w:rsidR="00954CC0" w:rsidRPr="00054DCF">
        <w:rPr>
          <w:rFonts w:eastAsia="Times New Roman"/>
          <w:sz w:val="24"/>
          <w:szCs w:val="24"/>
        </w:rPr>
        <w:t xml:space="preserve"> </w:t>
      </w:r>
      <w:r w:rsidRPr="00054DCF">
        <w:rPr>
          <w:rFonts w:eastAsia="Times New Roman"/>
          <w:sz w:val="24"/>
          <w:szCs w:val="24"/>
        </w:rPr>
        <w:t xml:space="preserve">whether the </w:t>
      </w:r>
      <w:r w:rsidR="00954CC0">
        <w:rPr>
          <w:rFonts w:eastAsia="Times New Roman"/>
          <w:sz w:val="24"/>
          <w:szCs w:val="24"/>
        </w:rPr>
        <w:t>expected</w:t>
      </w:r>
      <w:r w:rsidRPr="00054DCF">
        <w:rPr>
          <w:rFonts w:eastAsia="Times New Roman"/>
          <w:sz w:val="24"/>
          <w:szCs w:val="24"/>
        </w:rPr>
        <w:t xml:space="preserve"> association between exposure to gun violence and onset of gun carrying in adolescence</w:t>
      </w:r>
      <w:r w:rsidR="00DD3934">
        <w:rPr>
          <w:rFonts w:eastAsia="Times New Roman"/>
          <w:sz w:val="24"/>
          <w:szCs w:val="24"/>
        </w:rPr>
        <w:t xml:space="preserve"> (up to age 21)</w:t>
      </w:r>
      <w:r w:rsidRPr="00054DCF">
        <w:rPr>
          <w:rFonts w:eastAsia="Times New Roman"/>
          <w:sz w:val="24"/>
          <w:szCs w:val="24"/>
        </w:rPr>
        <w:t xml:space="preserve"> is </w:t>
      </w:r>
      <w:r w:rsidR="00564049">
        <w:rPr>
          <w:rFonts w:eastAsia="Times New Roman"/>
          <w:sz w:val="24"/>
          <w:szCs w:val="24"/>
        </w:rPr>
        <w:t xml:space="preserve">persistent </w:t>
      </w:r>
      <w:proofErr w:type="gramStart"/>
      <w:r w:rsidR="00564049">
        <w:rPr>
          <w:rFonts w:eastAsia="Times New Roman"/>
          <w:sz w:val="24"/>
          <w:szCs w:val="24"/>
        </w:rPr>
        <w:t xml:space="preserve">and </w:t>
      </w:r>
      <w:r w:rsidRPr="00054DCF">
        <w:rPr>
          <w:rFonts w:eastAsia="Times New Roman"/>
          <w:sz w:val="24"/>
          <w:szCs w:val="24"/>
        </w:rPr>
        <w:t>also</w:t>
      </w:r>
      <w:proofErr w:type="gramEnd"/>
      <w:r w:rsidRPr="00054DCF">
        <w:rPr>
          <w:rFonts w:eastAsia="Times New Roman"/>
          <w:sz w:val="24"/>
          <w:szCs w:val="24"/>
        </w:rPr>
        <w:t xml:space="preserve"> observed in adulthood </w:t>
      </w:r>
      <w:r w:rsidR="009C3448">
        <w:rPr>
          <w:rFonts w:eastAsia="Times New Roman"/>
          <w:sz w:val="24"/>
          <w:szCs w:val="24"/>
        </w:rPr>
        <w:t>(</w:t>
      </w:r>
      <w:r w:rsidRPr="00054DCF">
        <w:rPr>
          <w:rFonts w:eastAsia="Times New Roman"/>
          <w:sz w:val="24"/>
          <w:szCs w:val="24"/>
        </w:rPr>
        <w:t xml:space="preserve">up to age </w:t>
      </w:r>
      <w:r w:rsidR="006C6CA4">
        <w:rPr>
          <w:rFonts w:eastAsia="Times New Roman"/>
          <w:sz w:val="24"/>
          <w:szCs w:val="24"/>
        </w:rPr>
        <w:t>34</w:t>
      </w:r>
      <w:r w:rsidR="009C3448">
        <w:rPr>
          <w:rFonts w:eastAsia="Times New Roman"/>
          <w:sz w:val="24"/>
          <w:szCs w:val="24"/>
        </w:rPr>
        <w:t>)</w:t>
      </w:r>
      <w:r w:rsidRPr="00054DCF">
        <w:rPr>
          <w:rFonts w:eastAsia="Times New Roman"/>
          <w:sz w:val="24"/>
          <w:szCs w:val="24"/>
        </w:rPr>
        <w:t xml:space="preserve">. In doing so, we also consider exposure to violence occurring as late as age 21. Before turning to this relationship, we </w:t>
      </w:r>
      <w:r w:rsidR="00392EE9">
        <w:rPr>
          <w:rFonts w:eastAsia="Times New Roman"/>
          <w:sz w:val="24"/>
          <w:szCs w:val="24"/>
        </w:rPr>
        <w:t>examine</w:t>
      </w:r>
      <w:r w:rsidRPr="00054DCF">
        <w:rPr>
          <w:rFonts w:eastAsia="Times New Roman"/>
          <w:sz w:val="24"/>
          <w:szCs w:val="24"/>
        </w:rPr>
        <w:t xml:space="preserve"> the age of onset of concealed gun carrying broken down by race, sex, and age cohort. After establishing the key patterns in our data, we turn to an examination of whether an early onset of gun carrying is predictive of a stable pattern of carrying throughout one’s life course. Similarly, we examine the relationship between the age at which individuals first carry a gun and their likelihood of using a gun (i.e., for self-defense or otherwise).</w:t>
      </w:r>
      <w:r w:rsidR="00A74B8B">
        <w:rPr>
          <w:rFonts w:eastAsia="Times New Roman"/>
          <w:sz w:val="24"/>
          <w:szCs w:val="24"/>
        </w:rPr>
        <w:t xml:space="preserve"> </w:t>
      </w:r>
      <w:r w:rsidR="00A74B8B" w:rsidRPr="00A74B8B">
        <w:rPr>
          <w:rFonts w:eastAsia="Times New Roman"/>
          <w:sz w:val="24"/>
          <w:szCs w:val="24"/>
        </w:rPr>
        <w:t xml:space="preserve">Taken together, these tests provide new insights </w:t>
      </w:r>
      <w:proofErr w:type="gramStart"/>
      <w:r w:rsidR="00A74B8B" w:rsidRPr="00A74B8B">
        <w:rPr>
          <w:rFonts w:eastAsia="Times New Roman"/>
          <w:sz w:val="24"/>
          <w:szCs w:val="24"/>
        </w:rPr>
        <w:t>on</w:t>
      </w:r>
      <w:proofErr w:type="gramEnd"/>
      <w:r w:rsidR="00A74B8B" w:rsidRPr="00A74B8B">
        <w:rPr>
          <w:rFonts w:eastAsia="Times New Roman"/>
          <w:sz w:val="24"/>
          <w:szCs w:val="24"/>
        </w:rPr>
        <w:t xml:space="preserve"> the temporal processes and sources of gun carrying over the life course.</w:t>
      </w:r>
    </w:p>
    <w:p w14:paraId="6A6B8723" w14:textId="77777777" w:rsidR="00054DCF" w:rsidRPr="00054DCF" w:rsidRDefault="00054DCF" w:rsidP="00054DCF">
      <w:pPr>
        <w:spacing w:after="100" w:afterAutospacing="1"/>
        <w:ind w:left="720"/>
        <w:rPr>
          <w:rFonts w:eastAsia="Times New Roman"/>
          <w:b/>
          <w:bCs/>
          <w:sz w:val="24"/>
          <w:szCs w:val="24"/>
        </w:rPr>
      </w:pPr>
      <w:bookmarkStart w:id="3" w:name="data"/>
      <w:r w:rsidRPr="00054DCF">
        <w:rPr>
          <w:rFonts w:eastAsia="Times New Roman"/>
          <w:b/>
          <w:bCs/>
          <w:sz w:val="24"/>
          <w:szCs w:val="24"/>
        </w:rPr>
        <w:t>Data</w:t>
      </w:r>
    </w:p>
    <w:p w14:paraId="2623694A" w14:textId="1378C54D" w:rsidR="00EE530B" w:rsidRDefault="00AD2545" w:rsidP="00AD2545">
      <w:pPr>
        <w:spacing w:after="100" w:afterAutospacing="1"/>
        <w:ind w:left="720"/>
        <w:rPr>
          <w:rFonts w:eastAsia="Times New Roman"/>
          <w:sz w:val="24"/>
          <w:szCs w:val="24"/>
        </w:rPr>
      </w:pPr>
      <w:r w:rsidRPr="00AD2545">
        <w:rPr>
          <w:rFonts w:eastAsia="Times New Roman"/>
          <w:sz w:val="24"/>
          <w:szCs w:val="24"/>
        </w:rPr>
        <w:t>We analyze data from the Project in Human Development in Chicago Neighborhoods Longitudinal Cohort Study (PHDCN-LCS) that included a representative sample of 3</w:t>
      </w:r>
      <w:r w:rsidR="00735562">
        <w:rPr>
          <w:rFonts w:eastAsia="Times New Roman"/>
          <w:sz w:val="24"/>
          <w:szCs w:val="24"/>
        </w:rPr>
        <w:t>,</w:t>
      </w:r>
      <w:r w:rsidRPr="00AD2545">
        <w:rPr>
          <w:rFonts w:eastAsia="Times New Roman"/>
          <w:sz w:val="24"/>
          <w:szCs w:val="24"/>
        </w:rPr>
        <w:t>403 Hispanic, non-Hispanic Black, and non-Hispanic white children in four age cohorts (infancy, aged 9, 12, and 15) drawn in the mid-1990s from a random sample of 80 of Chicago’s 343 neighborhoods stratified by racial-ethnic composition and socioeconomic status</w:t>
      </w:r>
      <w:r w:rsidR="00016B19">
        <w:rPr>
          <w:rFonts w:eastAsia="Times New Roman"/>
          <w:sz w:val="24"/>
          <w:szCs w:val="24"/>
        </w:rPr>
        <w:t xml:space="preserve"> </w:t>
      </w:r>
      <w:r w:rsidR="00016B19">
        <w:rPr>
          <w:rFonts w:eastAsia="Times New Roman"/>
          <w:sz w:val="24"/>
          <w:szCs w:val="24"/>
        </w:rPr>
        <w:fldChar w:fldCharType="begin"/>
      </w:r>
      <w:r w:rsidR="00131E91">
        <w:rPr>
          <w:rFonts w:eastAsia="Times New Roman"/>
          <w:sz w:val="24"/>
          <w:szCs w:val="24"/>
        </w:rPr>
        <w:instrText xml:space="preserve"> ADDIN ZOTERO_ITEM CSL_CITATION {"citationID":"zskT0QVT","properties":{"formattedCitation":"({\\i{}33})","plainCitation":"(33)","noteIndex":0},"citationItems":[{"id":1162,"uris":["http://zotero.org/users/2376427/items/25VRTYFG"],"itemData":{"id":1162,"type":"article-journal","abstract":"Abstract\n            The Project on Human Development in Chicago Neighborhoods (PHDCN) began in the mid-1990s, using an accelerated longitudinal design and drawing a representative sample of over 6200 children from a total of seven birth cohorts (ages 0 to 18) living in Chicago. Participants were followed for a second and third wave of data collection ending in 1998 and 2002, respectively. Independent surveys and observations on Chicago neighborhoods were also conducted. In 2012, a random subsample from cohorts 0, 9, 12, and 15 was selected for further follow-up, resulting in 1057 wave 4 interviews. In 2021, a fifth wave was launched to locate and survey wave 4 respondents, resulting in 682 responses. The extension to waves 4 and 5, termed the PHDCN+, is the main focus of this cohort profile. Survey data were collected from many domains including, but not limited to, family relationships, exposure to violence and guns, neighborhood context, self-reported crime, encounters with the police, attitudes toward the law, health, and civic engagement. In addition, official criminal records were collected for 1995–2020. The resulting PHDCN+ data includes five waves of comprehensive survey data, residential histories, neighborhood contextual data, and criminal histories extending over 25 years for four cohorts differing in age by up to 15 years. The research design, measures, key findings from the cohort sequential design, and data access opportunities are discussed.","container-title":"Journal of Developmental and Life-Course Criminology","DOI":"10.1007/s40865-022-00203-0","ISSN":"2199-4641, 2199-465X","issue":"3","journalAbbreviation":"J Dev Life Course Criminology","language":"en","page":"516-532","source":"DOI.org (Crossref)","title":"Cohort profile: Project on Human Development in Chicago Neighborhoods and its additions (PHDCN+)","title-short":"Cohort Profile","volume":"8","author":[{"family":"Sampson","given":"Robert J."},{"family":"Kirk","given":"David S."},{"family":"Bucci","given":"Rebecca"}],"issued":{"date-parts":[["2022",9]]},"citation-key":"sampsonCohortProfileProject2022"}}],"schema":"https://github.com/citation-style-language/schema/raw/master/csl-citation.json"} </w:instrText>
      </w:r>
      <w:r w:rsidR="00016B19">
        <w:rPr>
          <w:rFonts w:eastAsia="Times New Roman"/>
          <w:sz w:val="24"/>
          <w:szCs w:val="24"/>
        </w:rPr>
        <w:fldChar w:fldCharType="separate"/>
      </w:r>
      <w:r w:rsidR="00131E91" w:rsidRPr="00131E91">
        <w:rPr>
          <w:sz w:val="24"/>
        </w:rPr>
        <w:t>(</w:t>
      </w:r>
      <w:r w:rsidR="00131E91" w:rsidRPr="00131E91">
        <w:rPr>
          <w:i/>
          <w:iCs/>
          <w:sz w:val="24"/>
        </w:rPr>
        <w:t>33</w:t>
      </w:r>
      <w:r w:rsidR="00131E91" w:rsidRPr="00131E91">
        <w:rPr>
          <w:sz w:val="24"/>
        </w:rPr>
        <w:t>)</w:t>
      </w:r>
      <w:r w:rsidR="00016B19">
        <w:rPr>
          <w:rFonts w:eastAsia="Times New Roman"/>
          <w:sz w:val="24"/>
          <w:szCs w:val="24"/>
        </w:rPr>
        <w:fldChar w:fldCharType="end"/>
      </w:r>
      <w:r w:rsidRPr="00AD2545">
        <w:rPr>
          <w:rFonts w:eastAsia="Times New Roman"/>
          <w:sz w:val="24"/>
          <w:szCs w:val="24"/>
        </w:rPr>
        <w:t>. These respondents were interviewed three times between 1995 and 2002. A random subsample from these four cohorts were selected for long-term follow-up and surveyed in 2012 (N=1,013, 63% response rate among the eligible subsample) and 2021 (N=651, 66% response rate), including respondents who moved outside Chicago during the study period. At wave 5, 51% of respondents were living in Chicago and 82% in the wider Chicago metropolitan area.</w:t>
      </w:r>
      <w:r w:rsidR="006C6ECC">
        <w:rPr>
          <w:rFonts w:eastAsia="Times New Roman"/>
          <w:sz w:val="24"/>
          <w:szCs w:val="24"/>
        </w:rPr>
        <w:t xml:space="preserve"> See </w:t>
      </w:r>
      <w:r w:rsidR="006C6ECC" w:rsidRPr="00AD2545">
        <w:rPr>
          <w:rFonts w:eastAsia="Times New Roman"/>
          <w:sz w:val="24"/>
          <w:szCs w:val="24"/>
        </w:rPr>
        <w:t xml:space="preserve">Fig. S1 for a diagram of the </w:t>
      </w:r>
      <w:r w:rsidR="006C6ECC">
        <w:rPr>
          <w:rFonts w:eastAsia="Times New Roman"/>
          <w:sz w:val="24"/>
          <w:szCs w:val="24"/>
        </w:rPr>
        <w:t>study design.</w:t>
      </w:r>
      <w:r w:rsidR="006C6ECC" w:rsidRPr="006C6ECC">
        <w:t xml:space="preserve"> </w:t>
      </w:r>
      <w:r w:rsidR="006C6ECC">
        <w:rPr>
          <w:rFonts w:eastAsia="Times New Roman"/>
          <w:sz w:val="24"/>
          <w:szCs w:val="24"/>
        </w:rPr>
        <w:t>T</w:t>
      </w:r>
      <w:r w:rsidR="006C6ECC" w:rsidRPr="006C6ECC">
        <w:rPr>
          <w:rFonts w:eastAsia="Times New Roman"/>
          <w:sz w:val="24"/>
          <w:szCs w:val="24"/>
        </w:rPr>
        <w:t>he Harvard University institutional review board</w:t>
      </w:r>
      <w:r w:rsidR="006C6ECC">
        <w:rPr>
          <w:rFonts w:eastAsia="Times New Roman"/>
          <w:sz w:val="24"/>
          <w:szCs w:val="24"/>
        </w:rPr>
        <w:t xml:space="preserve"> approved this study and</w:t>
      </w:r>
      <w:r w:rsidR="006C6ECC" w:rsidRPr="00AD2545">
        <w:rPr>
          <w:rFonts w:eastAsia="Times New Roman"/>
          <w:sz w:val="24"/>
          <w:szCs w:val="24"/>
        </w:rPr>
        <w:t xml:space="preserve"> </w:t>
      </w:r>
      <w:r w:rsidR="006C6ECC">
        <w:rPr>
          <w:rFonts w:eastAsia="Times New Roman"/>
          <w:sz w:val="24"/>
          <w:szCs w:val="24"/>
        </w:rPr>
        <w:t>i</w:t>
      </w:r>
      <w:r w:rsidR="006C6ECC" w:rsidRPr="006C6ECC">
        <w:rPr>
          <w:rFonts w:eastAsia="Times New Roman"/>
          <w:sz w:val="24"/>
          <w:szCs w:val="24"/>
        </w:rPr>
        <w:t>nformed consent was obtained for survey data collection</w:t>
      </w:r>
      <w:r w:rsidR="006C6ECC">
        <w:rPr>
          <w:rFonts w:eastAsia="Times New Roman"/>
          <w:sz w:val="24"/>
          <w:szCs w:val="24"/>
        </w:rPr>
        <w:t xml:space="preserve">. </w:t>
      </w:r>
      <w:r w:rsidRPr="00AD2545">
        <w:rPr>
          <w:rFonts w:eastAsia="Times New Roman"/>
          <w:sz w:val="24"/>
          <w:szCs w:val="24"/>
        </w:rPr>
        <w:t>Hereafter we refer to the age cohorts by modal birth year to aid in recalling their historical contexts; for example, the cohort sampled at age 15 during the first wave of data collection in the mid-1990s is referred to as the 1981 cohort, as 65% of the cohort were born</w:t>
      </w:r>
      <w:r w:rsidR="00974E2C">
        <w:rPr>
          <w:rFonts w:eastAsia="Times New Roman"/>
          <w:sz w:val="24"/>
          <w:szCs w:val="24"/>
        </w:rPr>
        <w:t xml:space="preserve"> during</w:t>
      </w:r>
      <w:r w:rsidRPr="00AD2545">
        <w:rPr>
          <w:rFonts w:eastAsia="Times New Roman"/>
          <w:sz w:val="24"/>
          <w:szCs w:val="24"/>
        </w:rPr>
        <w:t xml:space="preserve"> that year (and the remainder in adjacent years).</w:t>
      </w:r>
    </w:p>
    <w:p w14:paraId="21C57918" w14:textId="7FF68F09" w:rsidR="00AD2545" w:rsidRDefault="00EE530B" w:rsidP="00AD2545">
      <w:pPr>
        <w:spacing w:after="100" w:afterAutospacing="1"/>
        <w:ind w:left="720"/>
        <w:rPr>
          <w:rFonts w:eastAsia="Times New Roman"/>
          <w:sz w:val="24"/>
          <w:szCs w:val="24"/>
        </w:rPr>
      </w:pPr>
      <w:r>
        <w:rPr>
          <w:rFonts w:eastAsia="Times New Roman"/>
          <w:sz w:val="24"/>
          <w:szCs w:val="24"/>
        </w:rPr>
        <w:t>F</w:t>
      </w:r>
      <w:r w:rsidR="00AD2545" w:rsidRPr="00AD2545">
        <w:rPr>
          <w:rFonts w:eastAsia="Times New Roman"/>
          <w:sz w:val="24"/>
          <w:szCs w:val="24"/>
        </w:rPr>
        <w:t>or our analyses we include all members of these cohorts who answered at least one question regarding onset of concealed gun carrying or gun use in any wave rather than limit analyses to just respondents from the fifth wave (see Fig</w:t>
      </w:r>
      <w:r w:rsidR="007A095E">
        <w:rPr>
          <w:rFonts w:eastAsia="Times New Roman"/>
          <w:sz w:val="24"/>
          <w:szCs w:val="24"/>
        </w:rPr>
        <w:t>.</w:t>
      </w:r>
      <w:r w:rsidR="00AD2545" w:rsidRPr="00AD2545">
        <w:rPr>
          <w:rFonts w:eastAsia="Times New Roman"/>
          <w:sz w:val="24"/>
          <w:szCs w:val="24"/>
        </w:rPr>
        <w:t xml:space="preserve"> S</w:t>
      </w:r>
      <w:r>
        <w:rPr>
          <w:rFonts w:eastAsia="Times New Roman"/>
          <w:sz w:val="24"/>
          <w:szCs w:val="24"/>
        </w:rPr>
        <w:t>2</w:t>
      </w:r>
      <w:r w:rsidR="00AD2545" w:rsidRPr="00AD2545">
        <w:rPr>
          <w:rFonts w:eastAsia="Times New Roman"/>
          <w:sz w:val="24"/>
          <w:szCs w:val="24"/>
        </w:rPr>
        <w:t>).</w:t>
      </w:r>
      <w:r w:rsidR="00AD2545">
        <w:rPr>
          <w:rFonts w:eastAsia="Times New Roman"/>
          <w:sz w:val="24"/>
          <w:szCs w:val="24"/>
        </w:rPr>
        <w:t xml:space="preserve"> </w:t>
      </w:r>
      <w:r w:rsidR="00AD2545" w:rsidRPr="00AD2545">
        <w:rPr>
          <w:rFonts w:eastAsia="Times New Roman"/>
          <w:sz w:val="24"/>
          <w:szCs w:val="24"/>
        </w:rPr>
        <w:t>This results in analytical sample</w:t>
      </w:r>
      <w:r w:rsidR="007A095E">
        <w:rPr>
          <w:rFonts w:eastAsia="Times New Roman"/>
          <w:sz w:val="24"/>
          <w:szCs w:val="24"/>
        </w:rPr>
        <w:t>s</w:t>
      </w:r>
      <w:r w:rsidR="00AD2545" w:rsidRPr="00AD2545">
        <w:rPr>
          <w:rFonts w:eastAsia="Times New Roman"/>
          <w:sz w:val="24"/>
          <w:szCs w:val="24"/>
        </w:rPr>
        <w:t xml:space="preserve"> of 2,121 for longitudinal analyses of gun carrying, 926 for longitudinal analyses of gun use, and 642 for past year analyses of gun carrying with the wave 5 sample. Importantly, the difference in longitudinal and past year sample sizes primarily reflects study design rather than attrition, and the sample is still representative of individuals who were children in Chicago in the mid-1990s. Attrition rates are similar to other urban long-term follow-up designs </w:t>
      </w:r>
      <w:r w:rsidR="00016B19">
        <w:rPr>
          <w:rFonts w:eastAsia="Times New Roman"/>
          <w:sz w:val="24"/>
          <w:szCs w:val="24"/>
        </w:rPr>
        <w:fldChar w:fldCharType="begin"/>
      </w:r>
      <w:r w:rsidR="00131E91">
        <w:rPr>
          <w:rFonts w:eastAsia="Times New Roman"/>
          <w:sz w:val="24"/>
          <w:szCs w:val="24"/>
        </w:rPr>
        <w:instrText xml:space="preserve"> ADDIN ZOTERO_ITEM CSL_CITATION {"citationID":"bJSOcaM9","properties":{"formattedCitation":"({\\i{}34})","plainCitation":"(34)","noteIndex":0},"citationItems":[{"id":1246,"uris":["http://zotero.org/users/2376427/items/I7JZYWTW"],"itemData":{"id":1246,"type":"article-journal","abstract":"The National Longitudinal Study of Adolescent to Adult Health (Add Health) represents a data treasure for developmental psychologists working in both adolescent and life-span development. Add Health is a nationally representative sample of more than 20,000 adolescents in grades 7–12 in 1994–1995, who were followed for 25 years into early midlife over five interview waves. The innovative multilevel design collected direct measures of the social contexts of adolescent life and tracked developmental outcomes in health, health behaviors, cognition, achievement, and relationships over time. Biological data appropriate to the developmental stages of the cohort and relevant biosocial processes were integrated into the longitudinal waves of data collection. This review describes Add Health&amp;apos;s design and data contents and highlights illustrative Add Health articles that examine developmental processes and outcomes in the areas of mental health, health behavior, cognition, and relationships. We conclude with new opportunities for developmental analyses and suggest future areas of research.","container-title":"Annual Review of Developmental Psychology","DOI":"10.1146/annurev-devpsych-120920-042217","ISSN":"2640-7922","issue":"Volume 4, 2022","language":"en","note":"publisher: Annual Reviews","page":"297-318","source":"www.annualreviews.org","title":"The National Longitudinal Study of Adolescent to Adult Health (Add Health): An underused resource for developmental science","title-short":"The National Longitudinal Study of Adolescent to Adult Health (Add Health)","volume":"4","author":[{"family":"Harris","given":"Kathleen Mullan"},{"family":"Halpern","given":"Carolyn Tucker"}],"issued":{"date-parts":[["2022",12,9]]},"citation-key":"harrisNationalLongitudinalStudy2022"}}],"schema":"https://github.com/citation-style-language/schema/raw/master/csl-citation.json"} </w:instrText>
      </w:r>
      <w:r w:rsidR="00016B19">
        <w:rPr>
          <w:rFonts w:eastAsia="Times New Roman"/>
          <w:sz w:val="24"/>
          <w:szCs w:val="24"/>
        </w:rPr>
        <w:fldChar w:fldCharType="separate"/>
      </w:r>
      <w:r w:rsidR="00131E91" w:rsidRPr="00131E91">
        <w:rPr>
          <w:sz w:val="24"/>
        </w:rPr>
        <w:t>(</w:t>
      </w:r>
      <w:r w:rsidR="00131E91" w:rsidRPr="00131E91">
        <w:rPr>
          <w:i/>
          <w:iCs/>
          <w:sz w:val="24"/>
        </w:rPr>
        <w:t>34</w:t>
      </w:r>
      <w:r w:rsidR="00131E91" w:rsidRPr="00131E91">
        <w:rPr>
          <w:sz w:val="24"/>
        </w:rPr>
        <w:t>)</w:t>
      </w:r>
      <w:r w:rsidR="00016B19">
        <w:rPr>
          <w:rFonts w:eastAsia="Times New Roman"/>
          <w:sz w:val="24"/>
          <w:szCs w:val="24"/>
        </w:rPr>
        <w:fldChar w:fldCharType="end"/>
      </w:r>
      <w:r w:rsidR="00AD2545" w:rsidRPr="00AD2545">
        <w:rPr>
          <w:rFonts w:eastAsia="Times New Roman"/>
          <w:sz w:val="24"/>
          <w:szCs w:val="24"/>
        </w:rPr>
        <w:t xml:space="preserve"> and below we address attrition through weighting</w:t>
      </w:r>
      <w:r>
        <w:rPr>
          <w:rFonts w:eastAsia="Times New Roman"/>
          <w:sz w:val="24"/>
          <w:szCs w:val="24"/>
        </w:rPr>
        <w:t xml:space="preserve">, though unweighted results are substantively </w:t>
      </w:r>
      <w:r w:rsidR="009D3995">
        <w:rPr>
          <w:rFonts w:eastAsia="Times New Roman"/>
          <w:sz w:val="24"/>
          <w:szCs w:val="24"/>
        </w:rPr>
        <w:t>equivalent</w:t>
      </w:r>
      <w:r w:rsidR="00AD2545" w:rsidRPr="00AD2545">
        <w:rPr>
          <w:rFonts w:eastAsia="Times New Roman"/>
          <w:sz w:val="24"/>
          <w:szCs w:val="24"/>
        </w:rPr>
        <w:t>. See</w:t>
      </w:r>
      <w:r w:rsidR="007A095E">
        <w:rPr>
          <w:rFonts w:eastAsia="Times New Roman"/>
          <w:sz w:val="24"/>
          <w:szCs w:val="24"/>
        </w:rPr>
        <w:t xml:space="preserve"> Fig. S2 for a diagram of the analytical samples, </w:t>
      </w:r>
      <w:r w:rsidR="009D3995">
        <w:rPr>
          <w:rFonts w:eastAsia="Times New Roman"/>
          <w:sz w:val="24"/>
          <w:szCs w:val="24"/>
        </w:rPr>
        <w:t>T</w:t>
      </w:r>
      <w:r w:rsidR="00AD2545" w:rsidRPr="00AD2545">
        <w:rPr>
          <w:rFonts w:eastAsia="Times New Roman"/>
          <w:sz w:val="24"/>
          <w:szCs w:val="24"/>
        </w:rPr>
        <w:t>able S1 for a comparison of the generally modest baseline differences between the sample at study inception in 1994</w:t>
      </w:r>
      <w:r w:rsidR="007A095E">
        <w:rPr>
          <w:rFonts w:eastAsia="Times New Roman"/>
          <w:sz w:val="24"/>
          <w:szCs w:val="24"/>
        </w:rPr>
        <w:t xml:space="preserve"> (wave 1)</w:t>
      </w:r>
      <w:r w:rsidR="00AD2545" w:rsidRPr="00AD2545">
        <w:rPr>
          <w:rFonts w:eastAsia="Times New Roman"/>
          <w:sz w:val="24"/>
          <w:szCs w:val="24"/>
        </w:rPr>
        <w:t xml:space="preserve"> and </w:t>
      </w:r>
      <w:r w:rsidR="007A095E">
        <w:rPr>
          <w:rFonts w:eastAsia="Times New Roman"/>
          <w:sz w:val="24"/>
          <w:szCs w:val="24"/>
        </w:rPr>
        <w:t>in 2021 (</w:t>
      </w:r>
      <w:r w:rsidR="00AD2545" w:rsidRPr="00AD2545">
        <w:rPr>
          <w:rFonts w:eastAsia="Times New Roman"/>
          <w:sz w:val="24"/>
          <w:szCs w:val="24"/>
        </w:rPr>
        <w:t>wave 5</w:t>
      </w:r>
      <w:r w:rsidR="007A095E">
        <w:rPr>
          <w:rFonts w:eastAsia="Times New Roman"/>
          <w:sz w:val="24"/>
          <w:szCs w:val="24"/>
        </w:rPr>
        <w:t>)</w:t>
      </w:r>
      <w:r w:rsidR="009D3995">
        <w:rPr>
          <w:rFonts w:eastAsia="Times New Roman"/>
          <w:sz w:val="24"/>
          <w:szCs w:val="24"/>
        </w:rPr>
        <w:t>, and</w:t>
      </w:r>
      <w:r w:rsidR="00AD2545" w:rsidRPr="00AD2545">
        <w:rPr>
          <w:rFonts w:eastAsia="Times New Roman"/>
          <w:sz w:val="24"/>
          <w:szCs w:val="24"/>
        </w:rPr>
        <w:t xml:space="preserve"> </w:t>
      </w:r>
      <w:r w:rsidR="006C70CC">
        <w:rPr>
          <w:rFonts w:eastAsia="Times New Roman"/>
          <w:sz w:val="24"/>
          <w:szCs w:val="24"/>
        </w:rPr>
        <w:fldChar w:fldCharType="begin"/>
      </w:r>
      <w:r w:rsidR="00131E91">
        <w:rPr>
          <w:rFonts w:eastAsia="Times New Roman"/>
          <w:sz w:val="24"/>
          <w:szCs w:val="24"/>
        </w:rPr>
        <w:instrText xml:space="preserve"> ADDIN ZOTERO_ITEM CSL_CITATION {"citationID":"UUqIqt9K","properties":{"formattedCitation":"({\\i{}33})","plainCitation":"(33)","noteIndex":0},"citationItems":[{"id":1162,"uris":["http://zotero.org/users/2376427/items/25VRTYFG"],"itemData":{"id":1162,"type":"article-journal","abstract":"Abstract\n            The Project on Human Development in Chicago Neighborhoods (PHDCN) began in the mid-1990s, using an accelerated longitudinal design and drawing a representative sample of over 6200 children from a total of seven birth cohorts (ages 0 to 18) living in Chicago. Participants were followed for a second and third wave of data collection ending in 1998 and 2002, respectively. Independent surveys and observations on Chicago neighborhoods were also conducted. In 2012, a random subsample from cohorts 0, 9, 12, and 15 was selected for further follow-up, resulting in 1057 wave 4 interviews. In 2021, a fifth wave was launched to locate and survey wave 4 respondents, resulting in 682 responses. The extension to waves 4 and 5, termed the PHDCN+, is the main focus of this cohort profile. Survey data were collected from many domains including, but not limited to, family relationships, exposure to violence and guns, neighborhood context, self-reported crime, encounters with the police, attitudes toward the law, health, and civic engagement. In addition, official criminal records were collected for 1995–2020. The resulting PHDCN+ data includes five waves of comprehensive survey data, residential histories, neighborhood contextual data, and criminal histories extending over 25 years for four cohorts differing in age by up to 15 years. The research design, measures, key findings from the cohort sequential design, and data access opportunities are discussed.","container-title":"Journal of Developmental and Life-Course Criminology","DOI":"10.1007/s40865-022-00203-0","ISSN":"2199-4641, 2199-465X","issue":"3","journalAbbreviation":"J Dev Life Course Criminology","language":"en","page":"516-532","source":"DOI.org (Crossref)","title":"Cohort profile: Project on Human Development in Chicago Neighborhoods and its additions (PHDCN+)","title-short":"Cohort Profile","volume":"8","author":[{"family":"Sampson","given":"Robert J."},{"family":"Kirk","given":"David S."},{"family":"Bucci","given":"Rebecca"}],"issued":{"date-parts":[["2022",9]]},"citation-key":"sampsonCohortProfileProject2022"}}],"schema":"https://github.com/citation-style-language/schema/raw/master/csl-citation.json"} </w:instrText>
      </w:r>
      <w:r w:rsidR="006C70CC">
        <w:rPr>
          <w:rFonts w:eastAsia="Times New Roman"/>
          <w:sz w:val="24"/>
          <w:szCs w:val="24"/>
        </w:rPr>
        <w:fldChar w:fldCharType="separate"/>
      </w:r>
      <w:r w:rsidR="00131E91" w:rsidRPr="00131E91">
        <w:rPr>
          <w:sz w:val="24"/>
        </w:rPr>
        <w:t>(</w:t>
      </w:r>
      <w:r w:rsidR="00131E91" w:rsidRPr="00131E91">
        <w:rPr>
          <w:i/>
          <w:iCs/>
          <w:sz w:val="24"/>
        </w:rPr>
        <w:t>33</w:t>
      </w:r>
      <w:r w:rsidR="00131E91" w:rsidRPr="00131E91">
        <w:rPr>
          <w:sz w:val="24"/>
        </w:rPr>
        <w:t>)</w:t>
      </w:r>
      <w:r w:rsidR="006C70CC">
        <w:rPr>
          <w:rFonts w:eastAsia="Times New Roman"/>
          <w:sz w:val="24"/>
          <w:szCs w:val="24"/>
        </w:rPr>
        <w:fldChar w:fldCharType="end"/>
      </w:r>
      <w:r w:rsidR="00AD2545" w:rsidRPr="00AD2545">
        <w:rPr>
          <w:rFonts w:eastAsia="Times New Roman"/>
          <w:sz w:val="24"/>
          <w:szCs w:val="24"/>
        </w:rPr>
        <w:t xml:space="preserve"> for a detailed description of the research design of the PHDCN+.</w:t>
      </w:r>
    </w:p>
    <w:p w14:paraId="664DB1F3" w14:textId="58F579B1" w:rsidR="00AD2545" w:rsidRDefault="00AD2545" w:rsidP="002A4D12">
      <w:pPr>
        <w:spacing w:after="100" w:afterAutospacing="1"/>
        <w:ind w:left="720"/>
        <w:rPr>
          <w:rFonts w:eastAsia="Times New Roman"/>
          <w:sz w:val="24"/>
          <w:szCs w:val="24"/>
        </w:rPr>
      </w:pPr>
      <w:r w:rsidRPr="00AD2545">
        <w:rPr>
          <w:rFonts w:eastAsia="Times New Roman"/>
          <w:sz w:val="24"/>
          <w:szCs w:val="24"/>
        </w:rPr>
        <w:t>Race and ethnicity as well as sex were reported by the respondent’s primary caregiver at wave 1. Race and ethnicity were combined into a single three category measure (“Hispanic”, non-Hispanic “Black”, and non-Hispanic “</w:t>
      </w:r>
      <w:r w:rsidR="00286737">
        <w:rPr>
          <w:rFonts w:eastAsia="Times New Roman"/>
          <w:sz w:val="24"/>
          <w:szCs w:val="24"/>
        </w:rPr>
        <w:t>w</w:t>
      </w:r>
      <w:r w:rsidRPr="00AD2545">
        <w:rPr>
          <w:rFonts w:eastAsia="Times New Roman"/>
          <w:sz w:val="24"/>
          <w:szCs w:val="24"/>
        </w:rPr>
        <w:t xml:space="preserve">hite”); while individuals of other races and ethnicities were included in data collection, they are excluded because the subsample was too small to conduct analyses </w:t>
      </w:r>
      <w:r w:rsidR="00A253AA">
        <w:rPr>
          <w:rFonts w:eastAsia="Times New Roman"/>
          <w:sz w:val="24"/>
          <w:szCs w:val="24"/>
        </w:rPr>
        <w:t xml:space="preserve">of gun carrying and gun use </w:t>
      </w:r>
      <w:r w:rsidRPr="00AD2545">
        <w:rPr>
          <w:rFonts w:eastAsia="Times New Roman"/>
          <w:sz w:val="24"/>
          <w:szCs w:val="24"/>
        </w:rPr>
        <w:t>(N=85 across all waves, N=31 in wave 5).</w:t>
      </w:r>
    </w:p>
    <w:p w14:paraId="4FE030C2" w14:textId="4968EEEB" w:rsidR="00054DCF" w:rsidRPr="00054DCF" w:rsidRDefault="00054DCF" w:rsidP="00054DCF">
      <w:pPr>
        <w:spacing w:after="100" w:afterAutospacing="1"/>
        <w:ind w:left="720"/>
        <w:rPr>
          <w:rFonts w:eastAsia="Times New Roman"/>
          <w:sz w:val="24"/>
          <w:szCs w:val="24"/>
        </w:rPr>
      </w:pPr>
      <w:r w:rsidRPr="00054DCF">
        <w:rPr>
          <w:rFonts w:eastAsia="Times New Roman"/>
          <w:sz w:val="24"/>
          <w:szCs w:val="24"/>
        </w:rPr>
        <w:t xml:space="preserve">Age of onset of gun carrying was measured using questions from waves 2, 3, and 5 asking if respondents ever carried a concealed gun, when this last occurred, and the age it first occurred (see </w:t>
      </w:r>
      <w:r w:rsidR="003447C9">
        <w:rPr>
          <w:rFonts w:eastAsia="Times New Roman"/>
          <w:sz w:val="24"/>
          <w:szCs w:val="24"/>
        </w:rPr>
        <w:t>the supplementary files</w:t>
      </w:r>
      <w:r w:rsidRPr="00054DCF">
        <w:rPr>
          <w:rFonts w:eastAsia="Times New Roman"/>
          <w:sz w:val="24"/>
          <w:szCs w:val="24"/>
        </w:rPr>
        <w:t xml:space="preserve"> for exact questions). </w:t>
      </w:r>
      <w:r w:rsidR="00C95068">
        <w:rPr>
          <w:rFonts w:eastAsia="Times New Roman"/>
          <w:sz w:val="24"/>
          <w:szCs w:val="24"/>
        </w:rPr>
        <w:t>Of the 2,121 respondents in the longitudinal analysis sample, 199</w:t>
      </w:r>
      <w:r w:rsidR="009F5E76">
        <w:rPr>
          <w:rFonts w:eastAsia="Times New Roman"/>
          <w:sz w:val="24"/>
          <w:szCs w:val="24"/>
        </w:rPr>
        <w:t xml:space="preserve"> (</w:t>
      </w:r>
      <w:r w:rsidR="008B03C5">
        <w:rPr>
          <w:rFonts w:eastAsia="Times New Roman"/>
          <w:sz w:val="24"/>
          <w:szCs w:val="24"/>
        </w:rPr>
        <w:t>9.4</w:t>
      </w:r>
      <w:r w:rsidR="009F5E76">
        <w:rPr>
          <w:rFonts w:eastAsia="Times New Roman"/>
          <w:sz w:val="24"/>
          <w:szCs w:val="24"/>
        </w:rPr>
        <w:t>%)</w:t>
      </w:r>
      <w:r w:rsidR="008B03C5">
        <w:rPr>
          <w:rFonts w:eastAsia="Times New Roman"/>
          <w:sz w:val="24"/>
          <w:szCs w:val="24"/>
        </w:rPr>
        <w:t xml:space="preserve"> </w:t>
      </w:r>
      <w:r w:rsidR="009F5E76">
        <w:rPr>
          <w:rFonts w:eastAsia="Times New Roman"/>
          <w:sz w:val="24"/>
          <w:szCs w:val="24"/>
        </w:rPr>
        <w:t xml:space="preserve">reported ever carrying a concealed gun. </w:t>
      </w:r>
      <w:r w:rsidRPr="00054DCF">
        <w:rPr>
          <w:rFonts w:eastAsia="Times New Roman"/>
          <w:sz w:val="24"/>
          <w:szCs w:val="24"/>
        </w:rPr>
        <w:t xml:space="preserve">To measure continuity in carrying into the present, recent concealed carry was measured with a question in wave 5 (i.e., 2021) asking respondents if they had carried a concealed gun in the past year. Past </w:t>
      </w:r>
      <w:proofErr w:type="gramStart"/>
      <w:r w:rsidRPr="00054DCF">
        <w:rPr>
          <w:rFonts w:eastAsia="Times New Roman"/>
          <w:sz w:val="24"/>
          <w:szCs w:val="24"/>
        </w:rPr>
        <w:t>year</w:t>
      </w:r>
      <w:proofErr w:type="gramEnd"/>
      <w:r w:rsidRPr="00054DCF">
        <w:rPr>
          <w:rFonts w:eastAsia="Times New Roman"/>
          <w:sz w:val="24"/>
          <w:szCs w:val="24"/>
        </w:rPr>
        <w:t xml:space="preserve"> </w:t>
      </w:r>
      <w:proofErr w:type="gramStart"/>
      <w:r w:rsidRPr="00054DCF">
        <w:rPr>
          <w:rFonts w:eastAsia="Times New Roman"/>
          <w:sz w:val="24"/>
          <w:szCs w:val="24"/>
        </w:rPr>
        <w:t>analyses are</w:t>
      </w:r>
      <w:proofErr w:type="gramEnd"/>
      <w:r w:rsidRPr="00054DCF">
        <w:rPr>
          <w:rFonts w:eastAsia="Times New Roman"/>
          <w:sz w:val="24"/>
          <w:szCs w:val="24"/>
        </w:rPr>
        <w:t xml:space="preserve"> restricted to the 642 wave 5 respondents</w:t>
      </w:r>
      <w:r w:rsidR="00B06E68">
        <w:rPr>
          <w:rFonts w:eastAsia="Times New Roman"/>
          <w:sz w:val="24"/>
          <w:szCs w:val="24"/>
        </w:rPr>
        <w:t>,</w:t>
      </w:r>
      <w:r w:rsidR="00C95068">
        <w:rPr>
          <w:rFonts w:eastAsia="Times New Roman"/>
          <w:sz w:val="24"/>
          <w:szCs w:val="24"/>
        </w:rPr>
        <w:t xml:space="preserve"> of whom</w:t>
      </w:r>
      <w:r w:rsidR="00BC7304">
        <w:rPr>
          <w:rFonts w:eastAsia="Times New Roman"/>
          <w:sz w:val="24"/>
          <w:szCs w:val="24"/>
        </w:rPr>
        <w:t xml:space="preserve"> 73 (11.</w:t>
      </w:r>
      <w:r w:rsidR="00377EF6">
        <w:rPr>
          <w:rFonts w:eastAsia="Times New Roman"/>
          <w:sz w:val="24"/>
          <w:szCs w:val="24"/>
        </w:rPr>
        <w:t>4</w:t>
      </w:r>
      <w:r w:rsidR="00BC7304">
        <w:rPr>
          <w:rFonts w:eastAsia="Times New Roman"/>
          <w:sz w:val="24"/>
          <w:szCs w:val="24"/>
        </w:rPr>
        <w:t>%) reported carrying in the past year.</w:t>
      </w:r>
      <w:r w:rsidRPr="00054DCF">
        <w:rPr>
          <w:rFonts w:eastAsia="Times New Roman"/>
          <w:sz w:val="24"/>
          <w:szCs w:val="24"/>
        </w:rPr>
        <w:t xml:space="preserve"> Those reporting past-year carry were also asked if they had a permit to do so. All wave 5 respondents who reported carrying a concealed gun in the past year resided in jurisdictions where a permit was required to carry a concealed gun in public. As a result, this variable is taken as an indicator of the legality of past year carry.</w:t>
      </w:r>
    </w:p>
    <w:p w14:paraId="7F775748" w14:textId="0927B126" w:rsidR="006C0650" w:rsidRPr="00054DCF" w:rsidRDefault="00054DCF" w:rsidP="006C0650">
      <w:pPr>
        <w:spacing w:after="100" w:afterAutospacing="1"/>
        <w:ind w:left="720"/>
        <w:rPr>
          <w:rFonts w:eastAsia="Times New Roman"/>
          <w:sz w:val="24"/>
          <w:szCs w:val="24"/>
        </w:rPr>
      </w:pPr>
      <w:r w:rsidRPr="00054DCF">
        <w:rPr>
          <w:rFonts w:eastAsia="Times New Roman"/>
          <w:sz w:val="24"/>
          <w:szCs w:val="24"/>
        </w:rPr>
        <w:t xml:space="preserve">Age of onset of gun use was measured using questions from waves 3 and 5 asking respondents how old they were when they first “used a gun, even if it was not fired, to protect yourself, someone else, or your property” </w:t>
      </w:r>
      <w:r w:rsidRPr="00054DCF">
        <w:rPr>
          <w:rFonts w:eastAsia="Times New Roman"/>
          <w:i/>
          <w:sz w:val="24"/>
          <w:szCs w:val="24"/>
        </w:rPr>
        <w:t>or</w:t>
      </w:r>
      <w:r w:rsidRPr="00054DCF">
        <w:rPr>
          <w:rFonts w:eastAsia="Times New Roman"/>
          <w:sz w:val="24"/>
          <w:szCs w:val="24"/>
        </w:rPr>
        <w:t xml:space="preserve"> when they first “shot or shot at” someone (see </w:t>
      </w:r>
      <w:r w:rsidR="003447C9">
        <w:rPr>
          <w:rFonts w:eastAsia="Times New Roman"/>
          <w:sz w:val="24"/>
          <w:szCs w:val="24"/>
        </w:rPr>
        <w:t>the supplementary files</w:t>
      </w:r>
      <w:r w:rsidRPr="00054DCF">
        <w:rPr>
          <w:rFonts w:eastAsia="Times New Roman"/>
          <w:sz w:val="24"/>
          <w:szCs w:val="24"/>
        </w:rPr>
        <w:t xml:space="preserve"> for exact questions). The sample size for the analysis of onset of gun use (N=</w:t>
      </w:r>
      <w:r w:rsidR="000A749A" w:rsidRPr="00054DCF">
        <w:rPr>
          <w:rFonts w:eastAsia="Times New Roman"/>
          <w:sz w:val="24"/>
          <w:szCs w:val="24"/>
        </w:rPr>
        <w:t>9</w:t>
      </w:r>
      <w:r w:rsidR="000A749A">
        <w:rPr>
          <w:rFonts w:eastAsia="Times New Roman"/>
          <w:sz w:val="24"/>
          <w:szCs w:val="24"/>
        </w:rPr>
        <w:t>2</w:t>
      </w:r>
      <w:r w:rsidR="000A749A" w:rsidRPr="00054DCF">
        <w:rPr>
          <w:rFonts w:eastAsia="Times New Roman"/>
          <w:sz w:val="24"/>
          <w:szCs w:val="24"/>
        </w:rPr>
        <w:t>6</w:t>
      </w:r>
      <w:r w:rsidRPr="00054DCF">
        <w:rPr>
          <w:rFonts w:eastAsia="Times New Roman"/>
          <w:sz w:val="24"/>
          <w:szCs w:val="24"/>
        </w:rPr>
        <w:t>) is smaller than that of concealed carry because only the 1981 cohort was asked about gun use in wave 3; all other cohorts were asked only in wave 5</w:t>
      </w:r>
      <w:r w:rsidR="009D3995">
        <w:rPr>
          <w:rFonts w:eastAsia="Times New Roman"/>
          <w:sz w:val="24"/>
          <w:szCs w:val="24"/>
        </w:rPr>
        <w:t xml:space="preserve"> (see Fig. S1)</w:t>
      </w:r>
      <w:r w:rsidRPr="00054DCF">
        <w:rPr>
          <w:rFonts w:eastAsia="Times New Roman"/>
          <w:sz w:val="24"/>
          <w:szCs w:val="24"/>
        </w:rPr>
        <w:t xml:space="preserve">. </w:t>
      </w:r>
      <w:r w:rsidR="008C4604">
        <w:rPr>
          <w:rFonts w:eastAsia="Times New Roman"/>
          <w:sz w:val="24"/>
          <w:szCs w:val="24"/>
        </w:rPr>
        <w:t>Seventy-five</w:t>
      </w:r>
      <w:r w:rsidR="00EA319C">
        <w:rPr>
          <w:rFonts w:eastAsia="Times New Roman"/>
          <w:sz w:val="24"/>
          <w:szCs w:val="24"/>
        </w:rPr>
        <w:t xml:space="preserve"> (</w:t>
      </w:r>
      <w:r w:rsidR="000A749A">
        <w:rPr>
          <w:rFonts w:eastAsia="Times New Roman"/>
          <w:sz w:val="24"/>
          <w:szCs w:val="24"/>
        </w:rPr>
        <w:t>8</w:t>
      </w:r>
      <w:r w:rsidR="00303593">
        <w:rPr>
          <w:rFonts w:eastAsia="Times New Roman"/>
          <w:sz w:val="24"/>
          <w:szCs w:val="24"/>
        </w:rPr>
        <w:t>.</w:t>
      </w:r>
      <w:r w:rsidR="000A749A">
        <w:rPr>
          <w:rFonts w:eastAsia="Times New Roman"/>
          <w:sz w:val="24"/>
          <w:szCs w:val="24"/>
        </w:rPr>
        <w:t>1</w:t>
      </w:r>
      <w:r w:rsidR="00EA319C">
        <w:rPr>
          <w:rFonts w:eastAsia="Times New Roman"/>
          <w:sz w:val="24"/>
          <w:szCs w:val="24"/>
        </w:rPr>
        <w:t xml:space="preserve">%) </w:t>
      </w:r>
      <w:r w:rsidR="000A749A">
        <w:rPr>
          <w:rFonts w:eastAsia="Times New Roman"/>
          <w:sz w:val="24"/>
          <w:szCs w:val="24"/>
        </w:rPr>
        <w:t xml:space="preserve">of these </w:t>
      </w:r>
      <w:r w:rsidR="00EA319C">
        <w:rPr>
          <w:rFonts w:eastAsia="Times New Roman"/>
          <w:sz w:val="24"/>
          <w:szCs w:val="24"/>
        </w:rPr>
        <w:t xml:space="preserve">respondents reported ever using a gun. </w:t>
      </w:r>
      <w:r w:rsidRPr="00054DCF">
        <w:rPr>
          <w:rFonts w:eastAsia="Times New Roman"/>
          <w:sz w:val="24"/>
          <w:szCs w:val="24"/>
        </w:rPr>
        <w:t>One-quarter of those reporting any gun use reported both using a gun for defense and shooting/shooting at someone. For these respondents, the earlier age was taken as the age of onset of gun use.</w:t>
      </w:r>
      <w:r w:rsidR="006C0650">
        <w:rPr>
          <w:rFonts w:eastAsia="Times New Roman"/>
          <w:sz w:val="24"/>
          <w:szCs w:val="24"/>
        </w:rPr>
        <w:t xml:space="preserve"> </w:t>
      </w:r>
      <w:r w:rsidR="00F01219">
        <w:rPr>
          <w:rFonts w:eastAsia="Times New Roman"/>
          <w:sz w:val="24"/>
          <w:szCs w:val="24"/>
        </w:rPr>
        <w:t xml:space="preserve">Whereas the raw count of gun use (N = 75) as well as concealed gun carrying (N = 199) among the respondents is relatively modest in size, we reiterate the unique advantage of our data to studying gun-related behavior from childhood through mid-adulthood and in the ensuing analyses we take care to show </w:t>
      </w:r>
      <w:r w:rsidR="009B4FF0">
        <w:rPr>
          <w:rFonts w:eastAsia="Times New Roman"/>
          <w:sz w:val="24"/>
          <w:szCs w:val="24"/>
        </w:rPr>
        <w:t>the level of uncertainty in our estimates.</w:t>
      </w:r>
      <w:r w:rsidR="00F01219">
        <w:rPr>
          <w:rFonts w:eastAsia="Times New Roman"/>
          <w:sz w:val="24"/>
          <w:szCs w:val="24"/>
        </w:rPr>
        <w:t xml:space="preserve"> </w:t>
      </w:r>
      <w:r w:rsidR="009B4FF0">
        <w:rPr>
          <w:rFonts w:eastAsia="Times New Roman"/>
          <w:sz w:val="24"/>
          <w:szCs w:val="24"/>
        </w:rPr>
        <w:t xml:space="preserve">Even so, our analyses reveal </w:t>
      </w:r>
      <w:r w:rsidR="00BB5DFA">
        <w:rPr>
          <w:rFonts w:eastAsia="Times New Roman"/>
          <w:sz w:val="24"/>
          <w:szCs w:val="24"/>
        </w:rPr>
        <w:t>previously unexamined</w:t>
      </w:r>
      <w:r w:rsidR="009B4FF0">
        <w:rPr>
          <w:rFonts w:eastAsia="Times New Roman"/>
          <w:sz w:val="24"/>
          <w:szCs w:val="24"/>
        </w:rPr>
        <w:t xml:space="preserve"> findings about gun-related behavior over the life course, such as </w:t>
      </w:r>
      <w:r w:rsidR="009D3995">
        <w:rPr>
          <w:rFonts w:eastAsia="Times New Roman"/>
          <w:sz w:val="24"/>
          <w:szCs w:val="24"/>
        </w:rPr>
        <w:t>greater persistence in carry over the life course among individuals who started carrying in adulthood rather than in adolescence</w:t>
      </w:r>
      <w:r w:rsidR="009B4FF0">
        <w:rPr>
          <w:rFonts w:eastAsia="Times New Roman"/>
          <w:sz w:val="24"/>
          <w:szCs w:val="24"/>
        </w:rPr>
        <w:t xml:space="preserve">. </w:t>
      </w:r>
    </w:p>
    <w:p w14:paraId="3E38B0EF" w14:textId="4195D159" w:rsidR="00054DCF" w:rsidRPr="00054DCF" w:rsidRDefault="00054DCF" w:rsidP="00054DCF">
      <w:pPr>
        <w:spacing w:after="100" w:afterAutospacing="1"/>
        <w:ind w:left="720"/>
        <w:rPr>
          <w:rFonts w:eastAsia="Times New Roman"/>
          <w:sz w:val="24"/>
          <w:szCs w:val="24"/>
        </w:rPr>
      </w:pPr>
      <w:r w:rsidRPr="00054DCF">
        <w:rPr>
          <w:rFonts w:eastAsia="Times New Roman"/>
          <w:sz w:val="24"/>
          <w:szCs w:val="24"/>
        </w:rPr>
        <w:t>While in policy debates there is substantial interest in the effectiveness of concealed carry at reducing victimization through justified defensive gun use, when estimating prevalence of gun use, we do not distinguish between justified and unjustified gun use. This is because, even with the exacting level of detail in the PHDCN+ data, it is generally not possible with survey data to affirmatively identify instances of gun use that meet any legal criteria for self-defense</w:t>
      </w:r>
      <w:r w:rsidR="0056194C">
        <w:rPr>
          <w:rFonts w:eastAsia="Times New Roman"/>
          <w:sz w:val="24"/>
          <w:szCs w:val="24"/>
        </w:rPr>
        <w:t xml:space="preserve">. For example, </w:t>
      </w:r>
      <w:r w:rsidR="009B2F17" w:rsidRPr="00114AAD">
        <w:rPr>
          <w:rFonts w:eastAsia="Times New Roman"/>
          <w:sz w:val="24"/>
          <w:szCs w:val="24"/>
        </w:rPr>
        <w:t>nearly 30% of respondents</w:t>
      </w:r>
      <w:r w:rsidRPr="00114AAD">
        <w:rPr>
          <w:rFonts w:eastAsia="Times New Roman"/>
          <w:sz w:val="24"/>
          <w:szCs w:val="24"/>
        </w:rPr>
        <w:t xml:space="preserve"> reported </w:t>
      </w:r>
      <w:r w:rsidR="009B2F17" w:rsidRPr="00114AAD">
        <w:rPr>
          <w:rFonts w:eastAsia="Times New Roman"/>
          <w:sz w:val="24"/>
          <w:szCs w:val="24"/>
        </w:rPr>
        <w:t xml:space="preserve">that their </w:t>
      </w:r>
      <w:r w:rsidRPr="00114AAD">
        <w:rPr>
          <w:rFonts w:eastAsia="Times New Roman"/>
          <w:sz w:val="24"/>
          <w:szCs w:val="24"/>
        </w:rPr>
        <w:t xml:space="preserve">first defensive gun </w:t>
      </w:r>
      <w:proofErr w:type="gramStart"/>
      <w:r w:rsidRPr="00114AAD">
        <w:rPr>
          <w:rFonts w:eastAsia="Times New Roman"/>
          <w:sz w:val="24"/>
          <w:szCs w:val="24"/>
        </w:rPr>
        <w:t>uses</w:t>
      </w:r>
      <w:proofErr w:type="gramEnd"/>
      <w:r w:rsidRPr="00114AAD">
        <w:rPr>
          <w:rFonts w:eastAsia="Times New Roman"/>
          <w:sz w:val="24"/>
          <w:szCs w:val="24"/>
        </w:rPr>
        <w:t xml:space="preserve"> occurred in situations where their target was neither committing a crime nor engaged in an argument or fight with the respondent.</w:t>
      </w:r>
      <w:r w:rsidRPr="00054DCF">
        <w:rPr>
          <w:rFonts w:eastAsia="Times New Roman"/>
          <w:sz w:val="24"/>
          <w:szCs w:val="24"/>
        </w:rPr>
        <w:t xml:space="preserve"> Even if the target was committing a crime, defensive gun use may still occur in unjustified circumstances—such as if the respondent initiated a fight—or while the respondent is also committing a crime—such as using a gun to prevent being robbed while dealing drugs. These and other related issues are inescapable limitations of survey self-reports for estimating the prevalence of legally justified defensive gun use </w:t>
      </w:r>
      <w:r w:rsidR="00FF7351">
        <w:rPr>
          <w:rFonts w:eastAsia="Times New Roman"/>
          <w:sz w:val="24"/>
          <w:szCs w:val="24"/>
        </w:rPr>
        <w:fldChar w:fldCharType="begin"/>
      </w:r>
      <w:r w:rsidR="00131E91">
        <w:rPr>
          <w:rFonts w:eastAsia="Times New Roman"/>
          <w:sz w:val="24"/>
          <w:szCs w:val="24"/>
        </w:rPr>
        <w:instrText xml:space="preserve"> ADDIN ZOTERO_ITEM CSL_CITATION {"citationID":"wf3YkCR6","properties":{"formattedCitation":"({\\i{}35})","plainCitation":"(35)","noteIndex":0},"citationItems":[{"id":1154,"uris":["http://zotero.org/users/2376427/items/2B4MS5KD"],"itemData":{"id":1154,"type":"report","collection-title":"Research in Brief","publisher":"National Institute of Justice","title":"Guns in America: National survey on private ownership and use of firearms","author":[{"family":"Cook","given":"Philip J."},{"family":"Ludwig","given":"Jens"}],"issued":{"date-parts":[["1997"]]},"citation-key":"cookGunsAmericaNational1997"}}],"schema":"https://github.com/citation-style-language/schema/raw/master/csl-citation.json"} </w:instrText>
      </w:r>
      <w:r w:rsidR="00FF7351">
        <w:rPr>
          <w:rFonts w:eastAsia="Times New Roman"/>
          <w:sz w:val="24"/>
          <w:szCs w:val="24"/>
        </w:rPr>
        <w:fldChar w:fldCharType="separate"/>
      </w:r>
      <w:r w:rsidR="00131E91" w:rsidRPr="00131E91">
        <w:rPr>
          <w:sz w:val="24"/>
        </w:rPr>
        <w:t>(</w:t>
      </w:r>
      <w:r w:rsidR="00131E91" w:rsidRPr="00131E91">
        <w:rPr>
          <w:i/>
          <w:iCs/>
          <w:sz w:val="24"/>
        </w:rPr>
        <w:t>35</w:t>
      </w:r>
      <w:r w:rsidR="00131E91" w:rsidRPr="00131E91">
        <w:rPr>
          <w:sz w:val="24"/>
        </w:rPr>
        <w:t>)</w:t>
      </w:r>
      <w:r w:rsidR="00FF7351">
        <w:rPr>
          <w:rFonts w:eastAsia="Times New Roman"/>
          <w:sz w:val="24"/>
          <w:szCs w:val="24"/>
        </w:rPr>
        <w:fldChar w:fldCharType="end"/>
      </w:r>
      <w:r w:rsidRPr="00054DCF">
        <w:rPr>
          <w:rFonts w:eastAsia="Times New Roman"/>
          <w:sz w:val="24"/>
          <w:szCs w:val="24"/>
        </w:rPr>
        <w:t>.</w:t>
      </w:r>
    </w:p>
    <w:p w14:paraId="2FABA1C5" w14:textId="6F5BA033" w:rsidR="00054DCF" w:rsidRPr="000C211B" w:rsidRDefault="00054DCF" w:rsidP="00DB63F1">
      <w:pPr>
        <w:spacing w:after="100" w:afterAutospacing="1"/>
        <w:ind w:left="720"/>
        <w:rPr>
          <w:rFonts w:eastAsia="Times New Roman"/>
          <w:sz w:val="24"/>
          <w:szCs w:val="24"/>
        </w:rPr>
      </w:pPr>
      <w:r w:rsidRPr="00054DCF">
        <w:rPr>
          <w:rFonts w:eastAsia="Times New Roman"/>
          <w:sz w:val="24"/>
          <w:szCs w:val="24"/>
        </w:rPr>
        <w:t xml:space="preserve">Finally, age of first exposure to gun violence was measured using questions from waves 1, 2, 3, and 5 asking respondents if they had ever personally seen someone shot or were shot themselves, and if so, how old they were when it occurred. If both events occurred, the earlier age was taken. </w:t>
      </w:r>
      <w:r w:rsidR="00CD5A15">
        <w:rPr>
          <w:rFonts w:eastAsia="Times New Roman"/>
          <w:sz w:val="24"/>
          <w:szCs w:val="24"/>
        </w:rPr>
        <w:t>Six hundred fort</w:t>
      </w:r>
      <w:r w:rsidR="00E17D38">
        <w:rPr>
          <w:rFonts w:eastAsia="Times New Roman"/>
          <w:sz w:val="24"/>
          <w:szCs w:val="24"/>
        </w:rPr>
        <w:t>y</w:t>
      </w:r>
      <w:r w:rsidR="00EA319C">
        <w:rPr>
          <w:rFonts w:eastAsia="Times New Roman"/>
          <w:sz w:val="24"/>
          <w:szCs w:val="24"/>
        </w:rPr>
        <w:t xml:space="preserve"> (</w:t>
      </w:r>
      <w:r w:rsidR="00BE1126">
        <w:rPr>
          <w:rFonts w:eastAsia="Times New Roman"/>
          <w:sz w:val="24"/>
          <w:szCs w:val="24"/>
        </w:rPr>
        <w:t>30.2</w:t>
      </w:r>
      <w:r w:rsidR="00EA319C">
        <w:rPr>
          <w:rFonts w:eastAsia="Times New Roman"/>
          <w:sz w:val="24"/>
          <w:szCs w:val="24"/>
        </w:rPr>
        <w:t xml:space="preserve">%) </w:t>
      </w:r>
      <w:r w:rsidR="00BE1126">
        <w:rPr>
          <w:rFonts w:eastAsia="Times New Roman"/>
          <w:sz w:val="24"/>
          <w:szCs w:val="24"/>
        </w:rPr>
        <w:t xml:space="preserve">of </w:t>
      </w:r>
      <w:r w:rsidR="00EA319C">
        <w:rPr>
          <w:rFonts w:eastAsia="Times New Roman"/>
          <w:sz w:val="24"/>
          <w:szCs w:val="24"/>
        </w:rPr>
        <w:t xml:space="preserve">respondents reported exposure to gun violence. </w:t>
      </w:r>
      <w:r w:rsidRPr="00054DCF">
        <w:rPr>
          <w:rFonts w:eastAsia="Times New Roman"/>
          <w:sz w:val="24"/>
          <w:szCs w:val="24"/>
        </w:rPr>
        <w:t xml:space="preserve">A set of individual and neighborhood characteristics are included as covariates in the exposure analyses: socioeconomic status, immigrant family, family history of arrest, and neighborhood homicide rate, percent population Black, percent of households living under the poverty line, and population density. Their measurement is described in </w:t>
      </w:r>
      <w:r w:rsidR="003447C9">
        <w:rPr>
          <w:rFonts w:eastAsia="Times New Roman"/>
          <w:sz w:val="24"/>
          <w:szCs w:val="24"/>
        </w:rPr>
        <w:t>the supplementary files</w:t>
      </w:r>
      <w:r w:rsidRPr="00054DCF">
        <w:rPr>
          <w:rFonts w:eastAsia="Times New Roman"/>
          <w:sz w:val="24"/>
          <w:szCs w:val="24"/>
        </w:rPr>
        <w:t>.</w:t>
      </w:r>
      <w:bookmarkEnd w:id="3"/>
    </w:p>
    <w:p w14:paraId="5FFC665E" w14:textId="77777777" w:rsidR="00AB5717" w:rsidRDefault="00AB5717" w:rsidP="00AC2069">
      <w:pPr>
        <w:pStyle w:val="Paragraph"/>
        <w:spacing w:before="0"/>
        <w:ind w:firstLine="0"/>
        <w:rPr>
          <w:b/>
        </w:rPr>
      </w:pPr>
    </w:p>
    <w:p w14:paraId="2B73AF81" w14:textId="0760DB1C" w:rsidR="005319E7" w:rsidRDefault="004A10BE" w:rsidP="00DB63F1">
      <w:pPr>
        <w:pStyle w:val="Paragraph"/>
        <w:spacing w:before="0"/>
        <w:ind w:firstLine="0"/>
      </w:pPr>
      <w:r w:rsidRPr="008B1FB9">
        <w:rPr>
          <w:b/>
        </w:rPr>
        <w:t>Results</w:t>
      </w:r>
      <w:r>
        <w:t xml:space="preserve"> </w:t>
      </w:r>
    </w:p>
    <w:p w14:paraId="7C636552" w14:textId="78591236" w:rsidR="005319E7" w:rsidRPr="005319E7" w:rsidRDefault="005319E7" w:rsidP="005319E7">
      <w:pPr>
        <w:spacing w:after="100" w:afterAutospacing="1"/>
        <w:ind w:left="720"/>
        <w:rPr>
          <w:rFonts w:eastAsia="Times New Roman"/>
          <w:sz w:val="24"/>
          <w:szCs w:val="24"/>
        </w:rPr>
      </w:pPr>
      <w:r w:rsidRPr="005319E7">
        <w:rPr>
          <w:rFonts w:eastAsia="Times New Roman"/>
          <w:sz w:val="24"/>
          <w:szCs w:val="24"/>
        </w:rPr>
        <w:t xml:space="preserve">By age 21, an estimated 10.2% (95% CI: 2.3–17.4) of our study population had carried a concealed gun, </w:t>
      </w:r>
      <w:r w:rsidR="009A7D56">
        <w:rPr>
          <w:rFonts w:eastAsia="Times New Roman"/>
          <w:sz w:val="24"/>
          <w:szCs w:val="24"/>
        </w:rPr>
        <w:t>14.4</w:t>
      </w:r>
      <w:r w:rsidR="0073484F">
        <w:rPr>
          <w:rFonts w:eastAsia="Times New Roman"/>
          <w:sz w:val="24"/>
          <w:szCs w:val="24"/>
        </w:rPr>
        <w:t xml:space="preserve">% by age 30 (95% CI: </w:t>
      </w:r>
      <w:r w:rsidR="003361FF">
        <w:rPr>
          <w:rFonts w:eastAsia="Times New Roman"/>
          <w:sz w:val="24"/>
          <w:szCs w:val="24"/>
        </w:rPr>
        <w:t>6.3</w:t>
      </w:r>
      <w:r w:rsidR="0073484F" w:rsidRPr="005319E7">
        <w:rPr>
          <w:rFonts w:eastAsia="Times New Roman"/>
          <w:sz w:val="24"/>
          <w:szCs w:val="24"/>
        </w:rPr>
        <w:t>–</w:t>
      </w:r>
      <w:r w:rsidR="003361FF">
        <w:rPr>
          <w:rFonts w:eastAsia="Times New Roman"/>
          <w:sz w:val="24"/>
          <w:szCs w:val="24"/>
        </w:rPr>
        <w:t>21.8</w:t>
      </w:r>
      <w:r w:rsidR="0073484F">
        <w:rPr>
          <w:rFonts w:eastAsia="Times New Roman"/>
          <w:sz w:val="24"/>
          <w:szCs w:val="24"/>
        </w:rPr>
        <w:t xml:space="preserve">), </w:t>
      </w:r>
      <w:r w:rsidRPr="005319E7">
        <w:rPr>
          <w:rFonts w:eastAsia="Times New Roman"/>
          <w:sz w:val="24"/>
          <w:szCs w:val="24"/>
        </w:rPr>
        <w:t>and 31.9%</w:t>
      </w:r>
      <w:r w:rsidR="0073484F">
        <w:rPr>
          <w:rFonts w:eastAsia="Times New Roman"/>
          <w:sz w:val="24"/>
          <w:szCs w:val="24"/>
        </w:rPr>
        <w:t xml:space="preserve"> by age 40</w:t>
      </w:r>
      <w:r w:rsidRPr="005319E7">
        <w:rPr>
          <w:rFonts w:eastAsia="Times New Roman"/>
          <w:sz w:val="24"/>
          <w:szCs w:val="24"/>
        </w:rPr>
        <w:t xml:space="preserve"> (95% CI: 17.9–43.6).</w:t>
      </w:r>
      <w:r w:rsidR="004657B0" w:rsidRPr="004657B0">
        <w:rPr>
          <w:rFonts w:eastAsia="Times New Roman"/>
          <w:sz w:val="24"/>
          <w:szCs w:val="24"/>
        </w:rPr>
        <w:t xml:space="preserve"> </w:t>
      </w:r>
      <w:r w:rsidR="008361A2">
        <w:rPr>
          <w:rFonts w:eastAsia="Times New Roman"/>
          <w:sz w:val="24"/>
          <w:szCs w:val="24"/>
        </w:rPr>
        <w:t>Fig.</w:t>
      </w:r>
      <w:r w:rsidR="004657B0" w:rsidRPr="004657B0">
        <w:rPr>
          <w:rFonts w:eastAsia="Times New Roman"/>
          <w:sz w:val="24"/>
          <w:szCs w:val="24"/>
        </w:rPr>
        <w:t xml:space="preserve"> 2</w:t>
      </w:r>
      <w:r w:rsidRPr="005319E7">
        <w:rPr>
          <w:rFonts w:eastAsia="Times New Roman"/>
          <w:sz w:val="24"/>
          <w:szCs w:val="24"/>
        </w:rPr>
        <w:t xml:space="preserve"> unpacks this result and presents estimated cumulative probabilities of concealed carry by age (top row, panels A–C) and calendar year (bottom row, panels D–F) stratified by race, sex, and cohort. Displaying curves by both age and year allows for distinguishing between age-specific and period-specific changes in onset rates of concealed carry. </w:t>
      </w:r>
    </w:p>
    <w:p w14:paraId="0C32E411" w14:textId="78A9077A" w:rsidR="005319E7" w:rsidRPr="005319E7" w:rsidRDefault="005319E7" w:rsidP="005319E7">
      <w:pPr>
        <w:spacing w:after="100" w:afterAutospacing="1"/>
        <w:ind w:left="720"/>
        <w:rPr>
          <w:rFonts w:eastAsia="Times New Roman"/>
          <w:sz w:val="24"/>
          <w:szCs w:val="24"/>
        </w:rPr>
      </w:pPr>
      <w:r w:rsidRPr="005319E7">
        <w:rPr>
          <w:rFonts w:eastAsia="Times New Roman"/>
          <w:sz w:val="24"/>
          <w:szCs w:val="24"/>
        </w:rPr>
        <w:t>Looking first to age curves, regardless of stratification, all curves display a relatively similar age-specific shape: onset of carry increases rapidly in the middle of adolescence (13 to 18), plateaus until 21, then gradually increases from 21 onward (</w:t>
      </w:r>
      <w:r w:rsidR="008361A2">
        <w:rPr>
          <w:rFonts w:eastAsia="Times New Roman"/>
          <w:sz w:val="24"/>
          <w:szCs w:val="24"/>
        </w:rPr>
        <w:t>Fig.</w:t>
      </w:r>
      <w:r w:rsidRPr="005319E7">
        <w:rPr>
          <w:rFonts w:eastAsia="Times New Roman"/>
          <w:sz w:val="24"/>
          <w:szCs w:val="24"/>
        </w:rPr>
        <w:t xml:space="preserve"> 2A–C). A more rapid increase is again seen near the end of each curve, but this is a period- rather than age-specific change</w:t>
      </w:r>
      <w:r w:rsidR="007F2452">
        <w:rPr>
          <w:rFonts w:eastAsia="Times New Roman"/>
          <w:sz w:val="24"/>
          <w:szCs w:val="24"/>
        </w:rPr>
        <w:t>,</w:t>
      </w:r>
      <w:r w:rsidRPr="005319E7">
        <w:rPr>
          <w:rFonts w:eastAsia="Times New Roman"/>
          <w:sz w:val="24"/>
          <w:szCs w:val="24"/>
        </w:rPr>
        <w:t xml:space="preserve"> as we will show. Of </w:t>
      </w:r>
      <w:proofErr w:type="gramStart"/>
      <w:r w:rsidRPr="005319E7">
        <w:rPr>
          <w:rFonts w:eastAsia="Times New Roman"/>
          <w:sz w:val="24"/>
          <w:szCs w:val="24"/>
        </w:rPr>
        <w:t>all of</w:t>
      </w:r>
      <w:proofErr w:type="gramEnd"/>
      <w:r w:rsidRPr="005319E7">
        <w:rPr>
          <w:rFonts w:eastAsia="Times New Roman"/>
          <w:sz w:val="24"/>
          <w:szCs w:val="24"/>
        </w:rPr>
        <w:t xml:space="preserve"> the individuals who ever carried a concealed gun in our sample, roughly one-third first carried prior to age 21, which we refer to as adolescent-onset carrying, and two-thirds </w:t>
      </w:r>
      <w:r w:rsidR="006D32DC">
        <w:rPr>
          <w:rFonts w:eastAsia="Times New Roman"/>
          <w:sz w:val="24"/>
          <w:szCs w:val="24"/>
        </w:rPr>
        <w:t xml:space="preserve">first </w:t>
      </w:r>
      <w:r w:rsidRPr="005319E7">
        <w:rPr>
          <w:rFonts w:eastAsia="Times New Roman"/>
          <w:sz w:val="24"/>
          <w:szCs w:val="24"/>
        </w:rPr>
        <w:t xml:space="preserve">carried from age 21 or later (adult-onset). Given that the sample originated in Illinois and the nature of the gun laws in Illinois throughout the study period, we assume that </w:t>
      </w:r>
      <w:proofErr w:type="gramStart"/>
      <w:r w:rsidRPr="005319E7">
        <w:rPr>
          <w:rFonts w:eastAsia="Times New Roman"/>
          <w:sz w:val="24"/>
          <w:szCs w:val="24"/>
        </w:rPr>
        <w:t>all of</w:t>
      </w:r>
      <w:proofErr w:type="gramEnd"/>
      <w:r w:rsidRPr="005319E7">
        <w:rPr>
          <w:rFonts w:eastAsia="Times New Roman"/>
          <w:sz w:val="24"/>
          <w:szCs w:val="24"/>
        </w:rPr>
        <w:t xml:space="preserve"> the </w:t>
      </w:r>
      <w:proofErr w:type="gramStart"/>
      <w:r w:rsidRPr="005319E7">
        <w:rPr>
          <w:rFonts w:eastAsia="Times New Roman"/>
          <w:sz w:val="24"/>
          <w:szCs w:val="24"/>
        </w:rPr>
        <w:t>gun carrying</w:t>
      </w:r>
      <w:proofErr w:type="gramEnd"/>
      <w:r w:rsidRPr="005319E7">
        <w:rPr>
          <w:rFonts w:eastAsia="Times New Roman"/>
          <w:sz w:val="24"/>
          <w:szCs w:val="24"/>
        </w:rPr>
        <w:t xml:space="preserve"> in our sample before the age of 21 </w:t>
      </w:r>
      <w:proofErr w:type="gramStart"/>
      <w:r w:rsidRPr="005319E7">
        <w:rPr>
          <w:rFonts w:eastAsia="Times New Roman"/>
          <w:sz w:val="24"/>
          <w:szCs w:val="24"/>
        </w:rPr>
        <w:t>was</w:t>
      </w:r>
      <w:proofErr w:type="gramEnd"/>
      <w:r w:rsidRPr="005319E7">
        <w:rPr>
          <w:rFonts w:eastAsia="Times New Roman"/>
          <w:sz w:val="24"/>
          <w:szCs w:val="24"/>
        </w:rPr>
        <w:t xml:space="preserve"> illegal, and we will later show to what extent recent post-21 carrying was legal or otherwise.</w:t>
      </w:r>
    </w:p>
    <w:p w14:paraId="17641B99" w14:textId="2E4563C0" w:rsidR="005319E7" w:rsidRPr="005319E7" w:rsidRDefault="005319E7" w:rsidP="005319E7">
      <w:pPr>
        <w:spacing w:after="100" w:afterAutospacing="1"/>
        <w:ind w:left="720"/>
        <w:rPr>
          <w:rFonts w:eastAsia="Times New Roman"/>
          <w:sz w:val="24"/>
          <w:szCs w:val="24"/>
        </w:rPr>
      </w:pPr>
      <w:r w:rsidRPr="005319E7">
        <w:rPr>
          <w:rFonts w:eastAsia="Times New Roman"/>
          <w:sz w:val="24"/>
          <w:szCs w:val="24"/>
        </w:rPr>
        <w:t xml:space="preserve">Within the age curves, racial differences are substantial, with concealed carry by age 18 over twice as likely for Black and Hispanic than </w:t>
      </w:r>
      <w:r w:rsidR="00286737">
        <w:rPr>
          <w:rFonts w:eastAsia="Times New Roman"/>
          <w:sz w:val="24"/>
          <w:szCs w:val="24"/>
        </w:rPr>
        <w:t>w</w:t>
      </w:r>
      <w:r w:rsidR="00286737" w:rsidRPr="005319E7">
        <w:rPr>
          <w:rFonts w:eastAsia="Times New Roman"/>
          <w:sz w:val="24"/>
          <w:szCs w:val="24"/>
        </w:rPr>
        <w:t xml:space="preserve">hite </w:t>
      </w:r>
      <w:r w:rsidRPr="005319E7">
        <w:rPr>
          <w:rFonts w:eastAsia="Times New Roman"/>
          <w:sz w:val="24"/>
          <w:szCs w:val="24"/>
        </w:rPr>
        <w:t>individuals (</w:t>
      </w:r>
      <w:r w:rsidR="008361A2">
        <w:rPr>
          <w:rFonts w:eastAsia="Times New Roman"/>
          <w:sz w:val="24"/>
          <w:szCs w:val="24"/>
        </w:rPr>
        <w:t>Fig.</w:t>
      </w:r>
      <w:r w:rsidRPr="005319E7">
        <w:rPr>
          <w:rFonts w:eastAsia="Times New Roman"/>
          <w:sz w:val="24"/>
          <w:szCs w:val="24"/>
        </w:rPr>
        <w:t xml:space="preserve"> 2A). From 21 to 40, the difference in the probabilities of having carried a concealed gun for </w:t>
      </w:r>
      <w:r w:rsidR="00286737">
        <w:rPr>
          <w:rFonts w:eastAsia="Times New Roman"/>
          <w:sz w:val="24"/>
          <w:szCs w:val="24"/>
        </w:rPr>
        <w:t>w</w:t>
      </w:r>
      <w:r w:rsidR="00286737" w:rsidRPr="005319E7">
        <w:rPr>
          <w:rFonts w:eastAsia="Times New Roman"/>
          <w:sz w:val="24"/>
          <w:szCs w:val="24"/>
        </w:rPr>
        <w:t xml:space="preserve">hite </w:t>
      </w:r>
      <w:r w:rsidRPr="005319E7">
        <w:rPr>
          <w:rFonts w:eastAsia="Times New Roman"/>
          <w:sz w:val="24"/>
          <w:szCs w:val="24"/>
        </w:rPr>
        <w:t>and Hispanic individuals remains before converging at 40. In contrast, the cumulative probability for Black respondents accelerates in the 30s to reach over 40% by age 40. Sex differences are similarly pronounced, with male carry increasing rapidly in the late teens, then increasing relatively steadily through age 40 (</w:t>
      </w:r>
      <w:r w:rsidR="008361A2">
        <w:rPr>
          <w:rFonts w:eastAsia="Times New Roman"/>
          <w:sz w:val="24"/>
          <w:szCs w:val="24"/>
        </w:rPr>
        <w:t>Fig.</w:t>
      </w:r>
      <w:r w:rsidRPr="005319E7">
        <w:rPr>
          <w:rFonts w:eastAsia="Times New Roman"/>
          <w:sz w:val="24"/>
          <w:szCs w:val="24"/>
        </w:rPr>
        <w:t xml:space="preserve"> 2B). Female carry is uncommon until age 35 when there is a rapid increase approaching 20% by age 40. </w:t>
      </w:r>
    </w:p>
    <w:p w14:paraId="768371A1" w14:textId="43ECDD95" w:rsidR="005319E7" w:rsidRPr="005319E7" w:rsidRDefault="005319E7" w:rsidP="005319E7">
      <w:pPr>
        <w:spacing w:after="100" w:afterAutospacing="1"/>
        <w:ind w:left="720"/>
        <w:rPr>
          <w:rFonts w:eastAsia="Times New Roman"/>
          <w:sz w:val="24"/>
          <w:szCs w:val="24"/>
        </w:rPr>
      </w:pPr>
      <w:r w:rsidRPr="005319E7">
        <w:rPr>
          <w:rFonts w:eastAsia="Times New Roman"/>
          <w:sz w:val="24"/>
          <w:szCs w:val="24"/>
        </w:rPr>
        <w:t xml:space="preserve">In the </w:t>
      </w:r>
      <w:r w:rsidR="000C6C7A">
        <w:rPr>
          <w:rFonts w:eastAsia="Times New Roman"/>
          <w:sz w:val="24"/>
          <w:szCs w:val="24"/>
        </w:rPr>
        <w:t>top right</w:t>
      </w:r>
      <w:r w:rsidRPr="005319E7">
        <w:rPr>
          <w:rFonts w:eastAsia="Times New Roman"/>
          <w:sz w:val="24"/>
          <w:szCs w:val="24"/>
        </w:rPr>
        <w:t xml:space="preserve"> panel, we see the oldest cohort, those born in 1981, report</w:t>
      </w:r>
      <w:r w:rsidR="00EA09D7">
        <w:rPr>
          <w:rFonts w:eastAsia="Times New Roman"/>
          <w:sz w:val="24"/>
          <w:szCs w:val="24"/>
        </w:rPr>
        <w:t>ing</w:t>
      </w:r>
      <w:r w:rsidRPr="005319E7">
        <w:rPr>
          <w:rFonts w:eastAsia="Times New Roman"/>
          <w:sz w:val="24"/>
          <w:szCs w:val="24"/>
        </w:rPr>
        <w:t xml:space="preserve"> the sharpest increase in carrying during the teen years, followed by those born in 1984 (</w:t>
      </w:r>
      <w:r w:rsidR="008361A2">
        <w:rPr>
          <w:rFonts w:eastAsia="Times New Roman"/>
          <w:sz w:val="24"/>
          <w:szCs w:val="24"/>
        </w:rPr>
        <w:t>Fig.</w:t>
      </w:r>
      <w:r w:rsidRPr="005319E7">
        <w:rPr>
          <w:rFonts w:eastAsia="Times New Roman"/>
          <w:sz w:val="24"/>
          <w:szCs w:val="24"/>
        </w:rPr>
        <w:t xml:space="preserve"> 2C). The younger 1987 and 1996 cohorts have low and similar rates of onset prior to adulthood. In later life, however, cohort differences change markedly. </w:t>
      </w:r>
      <w:proofErr w:type="gramStart"/>
      <w:r w:rsidRPr="005319E7">
        <w:rPr>
          <w:rFonts w:eastAsia="Times New Roman"/>
          <w:sz w:val="24"/>
          <w:szCs w:val="24"/>
        </w:rPr>
        <w:t>In particular, onset</w:t>
      </w:r>
      <w:proofErr w:type="gramEnd"/>
      <w:r w:rsidRPr="005319E7">
        <w:rPr>
          <w:rFonts w:eastAsia="Times New Roman"/>
          <w:sz w:val="24"/>
          <w:szCs w:val="24"/>
        </w:rPr>
        <w:t xml:space="preserve"> for the 1987 cohort accelerates </w:t>
      </w:r>
      <w:r w:rsidR="00027502">
        <w:rPr>
          <w:rFonts w:eastAsia="Times New Roman"/>
          <w:sz w:val="24"/>
          <w:szCs w:val="24"/>
        </w:rPr>
        <w:t xml:space="preserve">faster than the other cohorts </w:t>
      </w:r>
      <w:r w:rsidRPr="005319E7">
        <w:rPr>
          <w:rFonts w:eastAsia="Times New Roman"/>
          <w:sz w:val="24"/>
          <w:szCs w:val="24"/>
        </w:rPr>
        <w:t xml:space="preserve">in the mid-30s, </w:t>
      </w:r>
      <w:r w:rsidR="00DF44B7">
        <w:rPr>
          <w:rFonts w:eastAsia="Times New Roman"/>
          <w:sz w:val="24"/>
          <w:szCs w:val="24"/>
        </w:rPr>
        <w:t xml:space="preserve">coinciding with the Covid-era, </w:t>
      </w:r>
      <w:r w:rsidR="009B0E61">
        <w:rPr>
          <w:rFonts w:eastAsia="Times New Roman"/>
          <w:sz w:val="24"/>
          <w:szCs w:val="24"/>
        </w:rPr>
        <w:t xml:space="preserve">to reach </w:t>
      </w:r>
      <w:r w:rsidRPr="005319E7">
        <w:rPr>
          <w:rFonts w:eastAsia="Times New Roman"/>
          <w:sz w:val="24"/>
          <w:szCs w:val="24"/>
        </w:rPr>
        <w:t>parity with the 1981 cohort</w:t>
      </w:r>
      <w:r w:rsidR="009B0E61">
        <w:rPr>
          <w:rFonts w:eastAsia="Times New Roman"/>
          <w:sz w:val="24"/>
          <w:szCs w:val="24"/>
        </w:rPr>
        <w:t xml:space="preserve"> which displayed the highest rates of onset in adolescence</w:t>
      </w:r>
      <w:r w:rsidR="00DF44B7">
        <w:rPr>
          <w:rFonts w:eastAsia="Times New Roman"/>
          <w:sz w:val="24"/>
          <w:szCs w:val="24"/>
        </w:rPr>
        <w:t xml:space="preserve">. </w:t>
      </w:r>
      <w:r w:rsidR="00EB5158">
        <w:rPr>
          <w:rFonts w:eastAsia="Times New Roman"/>
          <w:sz w:val="24"/>
          <w:szCs w:val="24"/>
        </w:rPr>
        <w:t>Similarly, o</w:t>
      </w:r>
      <w:r w:rsidRPr="005319E7">
        <w:rPr>
          <w:rFonts w:eastAsia="Times New Roman"/>
          <w:sz w:val="24"/>
          <w:szCs w:val="24"/>
        </w:rPr>
        <w:t xml:space="preserve">nset for </w:t>
      </w:r>
      <w:r w:rsidR="00D9630E">
        <w:rPr>
          <w:rFonts w:eastAsia="Times New Roman"/>
          <w:sz w:val="24"/>
          <w:szCs w:val="24"/>
        </w:rPr>
        <w:t xml:space="preserve">the </w:t>
      </w:r>
      <w:r w:rsidRPr="005319E7">
        <w:rPr>
          <w:rFonts w:eastAsia="Times New Roman"/>
          <w:sz w:val="24"/>
          <w:szCs w:val="24"/>
        </w:rPr>
        <w:t xml:space="preserve">1996 cohort reaches parity with the 1984 cohort at age 26. </w:t>
      </w:r>
    </w:p>
    <w:p w14:paraId="29F0B96D" w14:textId="6582D466" w:rsidR="006A04AC" w:rsidRPr="005319E7" w:rsidRDefault="005319E7" w:rsidP="006A04AC">
      <w:pPr>
        <w:spacing w:after="100" w:afterAutospacing="1"/>
        <w:ind w:left="720"/>
        <w:rPr>
          <w:rFonts w:eastAsia="Times New Roman"/>
          <w:sz w:val="24"/>
          <w:szCs w:val="24"/>
        </w:rPr>
      </w:pPr>
      <w:r w:rsidRPr="005319E7">
        <w:rPr>
          <w:rFonts w:eastAsia="Times New Roman"/>
          <w:sz w:val="24"/>
          <w:szCs w:val="24"/>
        </w:rPr>
        <w:t>Looking next to the year curves, we see that the increases at the tail of the age curves are due to an increase in onset of concealed carry within every cohort in 2016 through early 2021: after the initial rises from staggered periods of adolescence, the curves increase linearly until accelerating in approximately 2016 and, in particular, 2020 (</w:t>
      </w:r>
      <w:r w:rsidR="008361A2">
        <w:rPr>
          <w:rFonts w:eastAsia="Times New Roman"/>
          <w:sz w:val="24"/>
          <w:szCs w:val="24"/>
        </w:rPr>
        <w:t>Fig.</w:t>
      </w:r>
      <w:r w:rsidRPr="005319E7">
        <w:rPr>
          <w:rFonts w:eastAsia="Times New Roman"/>
          <w:sz w:val="24"/>
          <w:szCs w:val="24"/>
        </w:rPr>
        <w:t xml:space="preserve"> 2D–F). By 2021, an estimated 18.3% (95% CI: 10.5–25.3) of our study population had carried a concealed gun. These recent increases </w:t>
      </w:r>
      <w:r w:rsidR="00070324">
        <w:rPr>
          <w:rFonts w:eastAsia="Times New Roman"/>
          <w:sz w:val="24"/>
          <w:szCs w:val="24"/>
        </w:rPr>
        <w:t>appear to represent</w:t>
      </w:r>
      <w:r w:rsidRPr="005319E7">
        <w:rPr>
          <w:rFonts w:eastAsia="Times New Roman"/>
          <w:sz w:val="24"/>
          <w:szCs w:val="24"/>
        </w:rPr>
        <w:t xml:space="preserve"> cross-cutting period-specific effect on all older adults, a finding that prior research has not uncovered; no increase is observed among the youngest cohort (1996). </w:t>
      </w:r>
      <w:r w:rsidR="006B40CA">
        <w:rPr>
          <w:rFonts w:eastAsia="Times New Roman"/>
          <w:sz w:val="24"/>
          <w:szCs w:val="24"/>
        </w:rPr>
        <w:t xml:space="preserve">This finding </w:t>
      </w:r>
      <w:r w:rsidR="006A04AC">
        <w:rPr>
          <w:rFonts w:eastAsia="Times New Roman"/>
          <w:sz w:val="24"/>
          <w:szCs w:val="24"/>
        </w:rPr>
        <w:t xml:space="preserve">is consistent with national survey estimates that reveal that Covid-era gun buying, including by first-time buyers, was particularly pronounced among individuals in their 30s </w:t>
      </w:r>
      <w:r w:rsidR="006A04AC">
        <w:rPr>
          <w:rFonts w:eastAsia="Times New Roman"/>
          <w:sz w:val="24"/>
          <w:szCs w:val="24"/>
        </w:rPr>
        <w:fldChar w:fldCharType="begin"/>
      </w:r>
      <w:r w:rsidR="00131E91">
        <w:rPr>
          <w:rFonts w:eastAsia="Times New Roman"/>
          <w:sz w:val="24"/>
          <w:szCs w:val="24"/>
        </w:rPr>
        <w:instrText xml:space="preserve"> ADDIN ZOTERO_ITEM CSL_CITATION {"citationID":"PtB4OyKO","properties":{"formattedCitation":"({\\i{}6}, {\\i{}36})","plainCitation":"(6, 36)","noteIndex":0},"citationItems":[{"id":1143,"uris":["http://zotero.org/users/2376427/items/F9XSXN2U"],"itemData":{"id":1143,"type":"article-journal","container-title":"Annals of Internal Medicine","DOI":"10.7326/M21-3423","ISSN":"0003-4819, 1539-3704","issue":"2","journalAbbreviation":"Ann Intern Med","language":"en","page":"219-225","source":"DOI.org (Crossref)","title":"Firearm purchasing during the COVID-19 pandemic: Results from the 2021 National Firearms Survey","title-short":"Firearm Purchasing During the COVID-19 Pandemic","volume":"175","author":[{"family":"Miller","given":"Matthew"},{"family":"Zhang","given":"Wilson"},{"family":"Azrael","given":"Deborah"}],"issued":{"date-parts":[["2022",2]]},"citation-key":"millerFirearmPurchasingCOVID192022"}},{"id":1249,"uris":["http://zotero.org/users/2376427/items/6FYRLXCZ"],"itemData":{"id":1249,"type":"article-journal","abstract":"There was a large spike in gun purchases and gun violence during the first year of the COVID-19 pandemic in the United States. We used an online U.S. national survey (N = 1036) to examine the characteristics of people who purchased a gun between March 2020 and October 2021 (n = 103) and compared them to non-gun owners (n = 763) and people who own a gun but did not purchase a gun during the COVID-19 pandemic (n = 170). Compared to non-gun owners, pandemic gun buyers were younger and more likely to be male, White race, and to affiliate with the Republican party. Compared to non-gun owners and pre-pandemic gun owners, pandemic gun buyers exhibited extreme elevations on a constellation of political (QAnon beliefs, pro-gun attitudes, Christian Nationalism, approval of former President Donald Trump, anti-vax beliefs, COVID-19 skepticism; mean Cohen’s d = 1.15), behavioral (intimate partner violence, antisocial behavior; mean d = 1.38), mental health (suicidality, depression, anxiety, substance use; mean d = 1.21), and personality (desire for power, belief in a dangerous world, low agreeableness, low conscientiousness; mean d = 0.95) characteristics. In contrast, pre-pandemic gun owners only endorsed more pro-gun attitudes (d = 0.67), lower approval of President Joe Biden (d = -0.41) and were more likely to be male and affiliate with the Republican party relative to non-gun owners. Pandemic gun buyers represent an extreme group in terms of political and psychological characteristics including several risk-factors for violence and self-harm.","container-title":"PLOS ONE","DOI":"10.1371/journal.pone.0290770","ISSN":"1932-6203","issue":"8","journalAbbreviation":"PLoS One","note":"PMID: 37643192\nPMCID: PMC10464976","page":"e0290770","source":"PubMed Central","title":"Who bought a gun during the COVID-19 pandemic in the United States?: Associations with QAnon beliefs, right-wing political attitudes, intimate partner violence, antisocial behavior, suicidality, and mental health and substance use problems","title-short":"Who bought a gun during the COVID-19 pandemic in the United States?","volume":"18","author":[{"family":"Hicks","given":"Brian M."},{"family":"Vitro","given":"Catherine"},{"family":"Johnson","given":"Elizabeth"},{"family":"Sherman","given":"Carter"},{"family":"Heitzeg","given":"Mary M."},{"family":"Durbin","given":"C. Emily"},{"family":"Verona","given":"Edelyn"}],"issued":{"date-parts":[["2023",8,29]]},"citation-key":"hicksWhoBoughtGun2023"}}],"schema":"https://github.com/citation-style-language/schema/raw/master/csl-citation.json"} </w:instrText>
      </w:r>
      <w:r w:rsidR="006A04AC">
        <w:rPr>
          <w:rFonts w:eastAsia="Times New Roman"/>
          <w:sz w:val="24"/>
          <w:szCs w:val="24"/>
        </w:rPr>
        <w:fldChar w:fldCharType="separate"/>
      </w:r>
      <w:r w:rsidR="00131E91" w:rsidRPr="00131E91">
        <w:rPr>
          <w:sz w:val="24"/>
        </w:rPr>
        <w:t>(</w:t>
      </w:r>
      <w:r w:rsidR="00131E91" w:rsidRPr="00131E91">
        <w:rPr>
          <w:i/>
          <w:iCs/>
          <w:sz w:val="24"/>
        </w:rPr>
        <w:t>6</w:t>
      </w:r>
      <w:r w:rsidR="00131E91" w:rsidRPr="00131E91">
        <w:rPr>
          <w:sz w:val="24"/>
        </w:rPr>
        <w:t xml:space="preserve">, </w:t>
      </w:r>
      <w:r w:rsidR="00131E91" w:rsidRPr="00131E91">
        <w:rPr>
          <w:i/>
          <w:iCs/>
          <w:sz w:val="24"/>
        </w:rPr>
        <w:t>36</w:t>
      </w:r>
      <w:r w:rsidR="00131E91" w:rsidRPr="00131E91">
        <w:rPr>
          <w:sz w:val="24"/>
        </w:rPr>
        <w:t>)</w:t>
      </w:r>
      <w:r w:rsidR="006A04AC">
        <w:rPr>
          <w:rFonts w:eastAsia="Times New Roman"/>
          <w:sz w:val="24"/>
          <w:szCs w:val="24"/>
        </w:rPr>
        <w:fldChar w:fldCharType="end"/>
      </w:r>
      <w:r w:rsidR="006A04AC">
        <w:rPr>
          <w:rFonts w:eastAsia="Times New Roman"/>
          <w:sz w:val="24"/>
          <w:szCs w:val="24"/>
        </w:rPr>
        <w:t>.</w:t>
      </w:r>
    </w:p>
    <w:p w14:paraId="5EBA4B6E" w14:textId="06A89791" w:rsidR="005319E7" w:rsidRPr="005319E7" w:rsidRDefault="005319E7" w:rsidP="005319E7">
      <w:pPr>
        <w:spacing w:after="100" w:afterAutospacing="1"/>
        <w:ind w:left="720"/>
        <w:rPr>
          <w:rFonts w:eastAsia="Times New Roman"/>
          <w:sz w:val="24"/>
          <w:szCs w:val="24"/>
        </w:rPr>
      </w:pPr>
      <w:r w:rsidRPr="005319E7">
        <w:rPr>
          <w:rFonts w:eastAsia="Times New Roman"/>
          <w:sz w:val="24"/>
          <w:szCs w:val="24"/>
        </w:rPr>
        <w:t>Differences between strata seen in the age curves are otherwise replicated in these year curves. For instance, whereas we observed that the cumulative probability of concealed carry by age 40 was more than 2.5 times greater for men compared to women, by the end of our study period in 2021, an estimated 28.9% (95% CI: 16.2–39.6) of males had carried a concealed gun, compared to just 8.3% (95% CI: 2.5–13.8) of females (</w:t>
      </w:r>
      <w:r w:rsidR="008361A2">
        <w:rPr>
          <w:rFonts w:eastAsia="Times New Roman"/>
          <w:sz w:val="24"/>
          <w:szCs w:val="24"/>
        </w:rPr>
        <w:t>Fig.</w:t>
      </w:r>
      <w:r w:rsidRPr="005319E7">
        <w:rPr>
          <w:rFonts w:eastAsia="Times New Roman"/>
          <w:sz w:val="24"/>
          <w:szCs w:val="24"/>
        </w:rPr>
        <w:t xml:space="preserve"> 2E)</w:t>
      </w:r>
      <w:r w:rsidR="00DB63F1">
        <w:rPr>
          <w:rFonts w:eastAsia="Times New Roman"/>
          <w:sz w:val="24"/>
          <w:szCs w:val="24"/>
        </w:rPr>
        <w:t xml:space="preserve">. </w:t>
      </w:r>
      <w:r w:rsidR="00DB63F1" w:rsidRPr="00DB63F1">
        <w:rPr>
          <w:rFonts w:eastAsia="Times New Roman"/>
          <w:sz w:val="24"/>
          <w:szCs w:val="24"/>
        </w:rPr>
        <w:t xml:space="preserve">Note that the maximum probability for each year curve is necessarily lower than the maximum of the corresponding age curve because the year estimates </w:t>
      </w:r>
      <w:r w:rsidR="009B64BC">
        <w:rPr>
          <w:rFonts w:eastAsia="Times New Roman"/>
          <w:sz w:val="24"/>
          <w:szCs w:val="24"/>
        </w:rPr>
        <w:t>we</w:t>
      </w:r>
      <w:r w:rsidR="00DB63F1" w:rsidRPr="00DB63F1">
        <w:rPr>
          <w:rFonts w:eastAsia="Times New Roman"/>
          <w:sz w:val="24"/>
          <w:szCs w:val="24"/>
        </w:rPr>
        <w:t xml:space="preserve">re calculated from respondents of different ages, even within cohorts, and younger respondents experience less exposure time. That is why, for instance, the maximum cumulative probability seen for men in the age curves in the top of </w:t>
      </w:r>
      <w:r w:rsidR="008361A2">
        <w:rPr>
          <w:rFonts w:eastAsia="Times New Roman"/>
          <w:sz w:val="24"/>
          <w:szCs w:val="24"/>
        </w:rPr>
        <w:t>Fig.</w:t>
      </w:r>
      <w:r w:rsidR="00DB63F1" w:rsidRPr="00DB63F1">
        <w:rPr>
          <w:rFonts w:eastAsia="Times New Roman"/>
          <w:sz w:val="24"/>
          <w:szCs w:val="24"/>
        </w:rPr>
        <w:t xml:space="preserve"> 2 (i.e., 47.6% by age 40) is different than the maximum cumulative probability for men by year 2021 (i.e., 28.9%).</w:t>
      </w:r>
    </w:p>
    <w:p w14:paraId="2BEC9806" w14:textId="49D5B7A1" w:rsidR="005319E7" w:rsidRPr="005319E7" w:rsidRDefault="005319E7" w:rsidP="005319E7">
      <w:pPr>
        <w:spacing w:after="100" w:afterAutospacing="1"/>
        <w:ind w:left="720"/>
        <w:rPr>
          <w:rFonts w:eastAsia="Times New Roman"/>
          <w:sz w:val="24"/>
          <w:szCs w:val="24"/>
        </w:rPr>
      </w:pPr>
      <w:r w:rsidRPr="005319E7">
        <w:rPr>
          <w:rFonts w:eastAsia="Times New Roman"/>
          <w:sz w:val="24"/>
          <w:szCs w:val="24"/>
        </w:rPr>
        <w:t>The year curves presented in the bottom row also enable us to examine whether there were marked increases in concealed carry in 2014 when concealed carry permits began to be issued in Illinois for individuals age</w:t>
      </w:r>
      <w:r w:rsidR="006C2CF7">
        <w:rPr>
          <w:rFonts w:eastAsia="Times New Roman"/>
          <w:sz w:val="24"/>
          <w:szCs w:val="24"/>
        </w:rPr>
        <w:t>d</w:t>
      </w:r>
      <w:r w:rsidRPr="005319E7">
        <w:rPr>
          <w:rFonts w:eastAsia="Times New Roman"/>
          <w:sz w:val="24"/>
          <w:szCs w:val="24"/>
        </w:rPr>
        <w:t xml:space="preserve"> 21 and older. In the cohort curves by year, average cohort 21st birthdays are marked with circles, though no sudden increases occur at these points for any cohorts except the youngest (</w:t>
      </w:r>
      <w:r w:rsidR="008361A2">
        <w:rPr>
          <w:rFonts w:eastAsia="Times New Roman"/>
          <w:sz w:val="24"/>
          <w:szCs w:val="24"/>
        </w:rPr>
        <w:t>Fig.</w:t>
      </w:r>
      <w:r w:rsidRPr="005319E7">
        <w:rPr>
          <w:rFonts w:eastAsia="Times New Roman"/>
          <w:sz w:val="24"/>
          <w:szCs w:val="24"/>
        </w:rPr>
        <w:t xml:space="preserve"> 2F). This finding is what we would expect since only the 1996 cohort became eligible for legal carry at the time of their 21st birthday (i.e., when the other cohorts reached 21, it was still illegal). However, no notable increase is seen in the curves for the other cohorts when carry was legalized in </w:t>
      </w:r>
      <w:r w:rsidR="00A863F2">
        <w:rPr>
          <w:rFonts w:eastAsia="Times New Roman"/>
          <w:sz w:val="24"/>
          <w:szCs w:val="24"/>
        </w:rPr>
        <w:t xml:space="preserve">Illinois in </w:t>
      </w:r>
      <w:r w:rsidRPr="005319E7">
        <w:rPr>
          <w:rFonts w:eastAsia="Times New Roman"/>
          <w:sz w:val="24"/>
          <w:szCs w:val="24"/>
        </w:rPr>
        <w:t>2014.</w:t>
      </w:r>
      <w:r w:rsidR="001E5430">
        <w:rPr>
          <w:rFonts w:eastAsia="Times New Roman"/>
          <w:sz w:val="24"/>
          <w:szCs w:val="24"/>
        </w:rPr>
        <w:t xml:space="preserve"> </w:t>
      </w:r>
    </w:p>
    <w:tbl>
      <w:tblPr>
        <w:tblW w:w="5000" w:type="pct"/>
        <w:tblLook w:val="0000" w:firstRow="0" w:lastRow="0" w:firstColumn="0" w:lastColumn="0" w:noHBand="0" w:noVBand="0"/>
      </w:tblPr>
      <w:tblGrid>
        <w:gridCol w:w="9447"/>
      </w:tblGrid>
      <w:tr w:rsidR="005319E7" w:rsidRPr="005319E7" w14:paraId="54D4C452" w14:textId="77777777" w:rsidTr="00AD5BCE">
        <w:tc>
          <w:tcPr>
            <w:tcW w:w="0" w:type="auto"/>
          </w:tcPr>
          <w:p w14:paraId="08378422" w14:textId="279CE6FC" w:rsidR="005319E7" w:rsidRPr="005319E7" w:rsidRDefault="005C37F6" w:rsidP="0060423E">
            <w:pPr>
              <w:spacing w:after="100" w:afterAutospacing="1"/>
              <w:ind w:left="720"/>
              <w:rPr>
                <w:rFonts w:eastAsia="Times New Roman"/>
                <w:noProof/>
                <w:sz w:val="24"/>
                <w:szCs w:val="24"/>
              </w:rPr>
            </w:pPr>
            <w:bookmarkStart w:id="4" w:name="fig-carry-onset"/>
            <w:r>
              <w:rPr>
                <w:rFonts w:eastAsia="Times New Roman"/>
                <w:noProof/>
                <w:sz w:val="24"/>
                <w:szCs w:val="24"/>
              </w:rPr>
              <w:drawing>
                <wp:inline distT="0" distB="0" distL="0" distR="0" wp14:anchorId="4D75F067" wp14:editId="2616E660">
                  <wp:extent cx="5324400" cy="3999600"/>
                  <wp:effectExtent l="0" t="0" r="0" b="1270"/>
                  <wp:docPr id="19046414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41447" name="Graphic 1"/>
                          <pic:cNvPicPr/>
                        </pic:nvPicPr>
                        <pic:blipFill>
                          <a:blip r:embed="rId12">
                            <a:extLst>
                              <a:ext uri="{96DAC541-7B7A-43D3-8B79-37D633B846F1}">
                                <asvg:svgBlip xmlns:asvg="http://schemas.microsoft.com/office/drawing/2016/SVG/main" r:embed="rId13"/>
                              </a:ext>
                            </a:extLst>
                          </a:blip>
                          <a:stretch>
                            <a:fillRect/>
                          </a:stretch>
                        </pic:blipFill>
                        <pic:spPr>
                          <a:xfrm>
                            <a:off x="0" y="0"/>
                            <a:ext cx="5324400" cy="3999600"/>
                          </a:xfrm>
                          <a:prstGeom prst="rect">
                            <a:avLst/>
                          </a:prstGeom>
                        </pic:spPr>
                      </pic:pic>
                    </a:graphicData>
                  </a:graphic>
                </wp:inline>
              </w:drawing>
            </w:r>
          </w:p>
        </w:tc>
        <w:bookmarkEnd w:id="4"/>
      </w:tr>
    </w:tbl>
    <w:p w14:paraId="046BC764" w14:textId="77777777" w:rsidR="00C53B67" w:rsidRDefault="00C53B67" w:rsidP="00B23703">
      <w:pPr>
        <w:spacing w:line="180" w:lineRule="exact"/>
        <w:ind w:left="1440" w:hanging="720"/>
        <w:rPr>
          <w:rFonts w:eastAsia="Times New Roman"/>
          <w:b/>
          <w:sz w:val="24"/>
          <w:szCs w:val="24"/>
        </w:rPr>
      </w:pPr>
    </w:p>
    <w:p w14:paraId="5D04BBF3" w14:textId="211EC9F3" w:rsidR="00DB63F1" w:rsidRDefault="00DB63F1" w:rsidP="00AC0C3D">
      <w:pPr>
        <w:spacing w:after="100" w:afterAutospacing="1"/>
        <w:ind w:left="1440" w:hanging="720"/>
        <w:rPr>
          <w:rFonts w:eastAsia="Times New Roman"/>
          <w:sz w:val="24"/>
          <w:szCs w:val="24"/>
        </w:rPr>
      </w:pPr>
      <w:r w:rsidRPr="00DB63F1">
        <w:rPr>
          <w:rFonts w:eastAsia="Times New Roman"/>
          <w:b/>
          <w:sz w:val="24"/>
          <w:szCs w:val="24"/>
        </w:rPr>
        <w:t xml:space="preserve">Fig. </w:t>
      </w:r>
      <w:r w:rsidR="00346E93">
        <w:rPr>
          <w:rFonts w:eastAsia="Times New Roman"/>
          <w:b/>
          <w:sz w:val="24"/>
          <w:szCs w:val="24"/>
        </w:rPr>
        <w:t>2</w:t>
      </w:r>
      <w:r w:rsidRPr="00DB63F1">
        <w:rPr>
          <w:rFonts w:eastAsia="Times New Roman"/>
          <w:b/>
          <w:sz w:val="24"/>
          <w:szCs w:val="24"/>
        </w:rPr>
        <w:t>.</w:t>
      </w:r>
      <w:r w:rsidRPr="00DB63F1">
        <w:rPr>
          <w:rFonts w:eastAsia="Times New Roman"/>
          <w:sz w:val="24"/>
          <w:szCs w:val="24"/>
        </w:rPr>
        <w:t xml:space="preserve"> </w:t>
      </w:r>
      <w:r w:rsidRPr="00DB63F1">
        <w:rPr>
          <w:rFonts w:eastAsia="Times New Roman"/>
          <w:b/>
          <w:sz w:val="24"/>
          <w:szCs w:val="24"/>
        </w:rPr>
        <w:t xml:space="preserve">Non-parametric </w:t>
      </w:r>
      <w:r w:rsidR="00F95B20">
        <w:rPr>
          <w:rFonts w:eastAsia="Times New Roman"/>
          <w:b/>
          <w:sz w:val="24"/>
          <w:szCs w:val="24"/>
        </w:rPr>
        <w:t>estimates</w:t>
      </w:r>
      <w:r w:rsidRPr="00DB63F1">
        <w:rPr>
          <w:rFonts w:eastAsia="Times New Roman"/>
          <w:b/>
          <w:sz w:val="24"/>
          <w:szCs w:val="24"/>
        </w:rPr>
        <w:t xml:space="preserve"> of the cumulative probability of onset of concealed carry stratified by race, sex, and birth cohort.</w:t>
      </w:r>
      <w:r w:rsidRPr="00DB63F1">
        <w:rPr>
          <w:rFonts w:eastAsia="Times New Roman"/>
          <w:sz w:val="24"/>
          <w:szCs w:val="24"/>
        </w:rPr>
        <w:t xml:space="preserve"> Top row panels </w:t>
      </w:r>
      <w:r w:rsidRPr="00192CFB">
        <w:rPr>
          <w:rFonts w:eastAsia="Times New Roman"/>
          <w:b/>
          <w:bCs/>
          <w:sz w:val="24"/>
          <w:szCs w:val="24"/>
        </w:rPr>
        <w:t>A</w:t>
      </w:r>
      <w:r w:rsidRPr="00DB63F1">
        <w:rPr>
          <w:rFonts w:eastAsia="Times New Roman"/>
          <w:sz w:val="24"/>
          <w:szCs w:val="24"/>
        </w:rPr>
        <w:t>–</w:t>
      </w:r>
      <w:r w:rsidRPr="00192CFB">
        <w:rPr>
          <w:rFonts w:eastAsia="Times New Roman"/>
          <w:b/>
          <w:bCs/>
          <w:sz w:val="24"/>
          <w:szCs w:val="24"/>
        </w:rPr>
        <w:t>C</w:t>
      </w:r>
      <w:r w:rsidRPr="00DB63F1">
        <w:rPr>
          <w:rFonts w:eastAsia="Times New Roman"/>
          <w:sz w:val="24"/>
          <w:szCs w:val="24"/>
        </w:rPr>
        <w:t xml:space="preserve"> are curves by respondent age. Bottom row panels </w:t>
      </w:r>
      <w:r w:rsidRPr="00192CFB">
        <w:rPr>
          <w:rFonts w:eastAsia="Times New Roman"/>
          <w:b/>
          <w:bCs/>
          <w:sz w:val="24"/>
          <w:szCs w:val="24"/>
        </w:rPr>
        <w:t>D</w:t>
      </w:r>
      <w:r w:rsidRPr="00DB63F1">
        <w:rPr>
          <w:rFonts w:eastAsia="Times New Roman"/>
          <w:sz w:val="24"/>
          <w:szCs w:val="24"/>
        </w:rPr>
        <w:t>–</w:t>
      </w:r>
      <w:r w:rsidRPr="00192CFB">
        <w:rPr>
          <w:rFonts w:eastAsia="Times New Roman"/>
          <w:b/>
          <w:bCs/>
          <w:sz w:val="24"/>
          <w:szCs w:val="24"/>
        </w:rPr>
        <w:t>F</w:t>
      </w:r>
      <w:r w:rsidRPr="00DB63F1">
        <w:rPr>
          <w:rFonts w:eastAsia="Times New Roman"/>
          <w:sz w:val="24"/>
          <w:szCs w:val="24"/>
        </w:rPr>
        <w:t xml:space="preserve"> are curves by year. In the cohort by year panel </w:t>
      </w:r>
      <w:r w:rsidRPr="00192CFB">
        <w:rPr>
          <w:rFonts w:eastAsia="Times New Roman"/>
          <w:b/>
          <w:bCs/>
          <w:sz w:val="24"/>
          <w:szCs w:val="24"/>
        </w:rPr>
        <w:t>F</w:t>
      </w:r>
      <w:r w:rsidRPr="00DB63F1">
        <w:rPr>
          <w:rFonts w:eastAsia="Times New Roman"/>
          <w:sz w:val="24"/>
          <w:szCs w:val="24"/>
        </w:rPr>
        <w:t>, a circle marks the mean 21st birthday of each cohort.</w:t>
      </w:r>
      <w:r w:rsidR="00F95B20">
        <w:rPr>
          <w:rFonts w:eastAsia="Times New Roman"/>
          <w:sz w:val="24"/>
          <w:szCs w:val="24"/>
        </w:rPr>
        <w:t xml:space="preserve"> </w:t>
      </w:r>
      <w:r w:rsidR="00F95B20" w:rsidRPr="00F95B20">
        <w:rPr>
          <w:rFonts w:eastAsia="Times New Roman"/>
          <w:sz w:val="24"/>
          <w:szCs w:val="24"/>
        </w:rPr>
        <w:t xml:space="preserve">We estimated these curves of concealed carry by age separately for race, sex, and birth cohort using Turnbull’s </w:t>
      </w:r>
      <w:r w:rsidR="007304A9">
        <w:rPr>
          <w:rFonts w:eastAsia="Times New Roman"/>
          <w:sz w:val="24"/>
          <w:szCs w:val="24"/>
        </w:rPr>
        <w:fldChar w:fldCharType="begin"/>
      </w:r>
      <w:r w:rsidR="00131E91">
        <w:rPr>
          <w:rFonts w:eastAsia="Times New Roman"/>
          <w:sz w:val="24"/>
          <w:szCs w:val="24"/>
        </w:rPr>
        <w:instrText xml:space="preserve"> ADDIN ZOTERO_ITEM CSL_CITATION {"citationID":"84Y3NhGP","properties":{"formattedCitation":"({\\i{}37}, {\\i{}38})","plainCitation":"(37, 38)","noteIndex":0},"citationItems":[{"id":372,"uris":["http://zotero.org/users/2376427/items/I2SLHNEJ"],"itemData":{"id":372,"type":"article-journal","container-title":"Journal of Statistical Software","DOI":"10.18637/jss.v081.i12","ISSN":"1548-7660","issue":"12","journalAbbreviation":"J. Stat. Soft.","language":"en","source":"DOI.org (Crossref)","title":"icenReg: Regression models for interval censored data in R","title-short":"&lt;b&gt;icenReg&lt;/b&gt;","URL":"http://www.jstatsoft.org/v81/i12/","volume":"81","author":[{"family":"Anderson-Bergman","given":"Clifford"}],"accessed":{"date-parts":[["2022",8,9]]},"issued":{"date-parts":[["2017"]]},"citation-key":"anderson-bergmanIcenRegRegressionModels2017"}},{"id":1161,"uris":["http://zotero.org/users/2376427/items/9VA6NY4T"],"itemData":{"id":1161,"type":"article-journal","abstract":"S\n              ummary\n            \n            \n              This paper is concerned with the non‐parametric estimation of a distribution function\n              F\n              , when the data are incomplete due to grouping, censoring and/or truncation. Using the idea of self‐consistency, a simple algorithm is constructed and shown to converge monotonically to yield a maximum likelihood estimate of\n              F.\n              An application to hypothesis testing is indicated.","container-title":"Journal of the Royal Statistical Society: Series B (Methodological)","DOI":"10.1111/j.2517-6161.1976.tb01597.x","ISSN":"0035-9246, 2517-6161","issue":"3","journalAbbreviation":"Journal of the Royal Statistical Society: Series B (Methodological)","language":"en","page":"290-295","source":"DOI.org (Crossref)","title":"The empirical distribution function with arbitrarily grouped, censored and truncated data","volume":"38","author":[{"family":"Turnbull","given":"Bruce W."}],"issued":{"date-parts":[["1976",7]]},"citation-key":"turnbullEmpiricalDistributionFunction1976"}}],"schema":"https://github.com/citation-style-language/schema/raw/master/csl-citation.json"} </w:instrText>
      </w:r>
      <w:r w:rsidR="007304A9">
        <w:rPr>
          <w:rFonts w:eastAsia="Times New Roman"/>
          <w:sz w:val="24"/>
          <w:szCs w:val="24"/>
        </w:rPr>
        <w:fldChar w:fldCharType="separate"/>
      </w:r>
      <w:r w:rsidR="00131E91" w:rsidRPr="00131E91">
        <w:rPr>
          <w:sz w:val="24"/>
        </w:rPr>
        <w:t>(</w:t>
      </w:r>
      <w:r w:rsidR="00131E91" w:rsidRPr="00131E91">
        <w:rPr>
          <w:i/>
          <w:iCs/>
          <w:sz w:val="24"/>
        </w:rPr>
        <w:t>37</w:t>
      </w:r>
      <w:r w:rsidR="00131E91" w:rsidRPr="00131E91">
        <w:rPr>
          <w:sz w:val="24"/>
        </w:rPr>
        <w:t xml:space="preserve">, </w:t>
      </w:r>
      <w:r w:rsidR="00131E91" w:rsidRPr="00131E91">
        <w:rPr>
          <w:i/>
          <w:iCs/>
          <w:sz w:val="24"/>
        </w:rPr>
        <w:t>38</w:t>
      </w:r>
      <w:r w:rsidR="00131E91" w:rsidRPr="00131E91">
        <w:rPr>
          <w:sz w:val="24"/>
        </w:rPr>
        <w:t>)</w:t>
      </w:r>
      <w:r w:rsidR="007304A9">
        <w:rPr>
          <w:rFonts w:eastAsia="Times New Roman"/>
          <w:sz w:val="24"/>
          <w:szCs w:val="24"/>
        </w:rPr>
        <w:fldChar w:fldCharType="end"/>
      </w:r>
      <w:r w:rsidR="00F95B20" w:rsidRPr="00F95B20">
        <w:rPr>
          <w:rFonts w:eastAsia="Times New Roman"/>
          <w:sz w:val="24"/>
          <w:szCs w:val="24"/>
        </w:rPr>
        <w:t xml:space="preserve"> nonparametric maximum-likelihood estimator (NPMLE).</w:t>
      </w:r>
    </w:p>
    <w:p w14:paraId="017C71EF" w14:textId="4D161FAA" w:rsidR="005319E7" w:rsidRPr="005319E7" w:rsidRDefault="008361A2" w:rsidP="005319E7">
      <w:pPr>
        <w:spacing w:after="100" w:afterAutospacing="1"/>
        <w:ind w:left="720"/>
        <w:rPr>
          <w:rFonts w:eastAsia="Times New Roman"/>
          <w:sz w:val="24"/>
          <w:szCs w:val="24"/>
        </w:rPr>
      </w:pPr>
      <w:r>
        <w:rPr>
          <w:rFonts w:eastAsia="Times New Roman"/>
          <w:sz w:val="24"/>
          <w:szCs w:val="24"/>
        </w:rPr>
        <w:t>Fig.</w:t>
      </w:r>
      <w:r w:rsidR="005C183B" w:rsidRPr="005C183B">
        <w:rPr>
          <w:rFonts w:eastAsia="Times New Roman"/>
          <w:sz w:val="24"/>
          <w:szCs w:val="24"/>
        </w:rPr>
        <w:t xml:space="preserve"> 3</w:t>
      </w:r>
      <w:r w:rsidR="005319E7" w:rsidRPr="005319E7">
        <w:rPr>
          <w:rFonts w:eastAsia="Times New Roman"/>
          <w:sz w:val="24"/>
          <w:szCs w:val="24"/>
        </w:rPr>
        <w:t xml:space="preserve"> replicates the survival curves above using the age of first reported gun use. </w:t>
      </w:r>
      <w:r w:rsidR="00A20995">
        <w:rPr>
          <w:rFonts w:eastAsia="Times New Roman"/>
          <w:sz w:val="24"/>
          <w:szCs w:val="24"/>
        </w:rPr>
        <w:t>T</w:t>
      </w:r>
      <w:r w:rsidR="005319E7" w:rsidRPr="005319E7">
        <w:rPr>
          <w:rFonts w:eastAsia="Times New Roman"/>
          <w:sz w:val="24"/>
          <w:szCs w:val="24"/>
        </w:rPr>
        <w:t>he</w:t>
      </w:r>
      <w:r w:rsidR="00A945D0">
        <w:rPr>
          <w:rFonts w:eastAsia="Times New Roman"/>
          <w:sz w:val="24"/>
          <w:szCs w:val="24"/>
        </w:rPr>
        <w:t>se</w:t>
      </w:r>
      <w:r w:rsidR="005319E7" w:rsidRPr="005319E7">
        <w:rPr>
          <w:rFonts w:eastAsia="Times New Roman"/>
          <w:sz w:val="24"/>
          <w:szCs w:val="24"/>
        </w:rPr>
        <w:t xml:space="preserve"> curves largely replicate the patterns seen in</w:t>
      </w:r>
      <w:r w:rsidR="005C183B">
        <w:rPr>
          <w:rFonts w:eastAsia="Times New Roman"/>
          <w:sz w:val="24"/>
          <w:szCs w:val="24"/>
        </w:rPr>
        <w:t xml:space="preserve"> </w:t>
      </w:r>
      <w:r>
        <w:rPr>
          <w:rFonts w:eastAsia="Times New Roman"/>
          <w:sz w:val="24"/>
          <w:szCs w:val="24"/>
        </w:rPr>
        <w:t>Fig.</w:t>
      </w:r>
      <w:r w:rsidR="005C183B">
        <w:rPr>
          <w:rFonts w:eastAsia="Times New Roman"/>
          <w:sz w:val="24"/>
          <w:szCs w:val="24"/>
        </w:rPr>
        <w:t xml:space="preserve"> 2</w:t>
      </w:r>
      <w:r w:rsidR="005319E7" w:rsidRPr="005319E7">
        <w:rPr>
          <w:rFonts w:eastAsia="Times New Roman"/>
          <w:sz w:val="24"/>
          <w:szCs w:val="24"/>
        </w:rPr>
        <w:t>: a rapid increase among males in adolescence, then a plateau near age 21</w:t>
      </w:r>
      <w:r w:rsidR="00B364A4">
        <w:rPr>
          <w:rFonts w:eastAsia="Times New Roman"/>
          <w:sz w:val="24"/>
          <w:szCs w:val="24"/>
        </w:rPr>
        <w:t>; b</w:t>
      </w:r>
      <w:r w:rsidR="00B364A4" w:rsidRPr="00B364A4">
        <w:rPr>
          <w:rFonts w:eastAsia="Times New Roman"/>
          <w:sz w:val="24"/>
          <w:szCs w:val="24"/>
        </w:rPr>
        <w:t>y age 21</w:t>
      </w:r>
      <w:r w:rsidR="0009299D">
        <w:rPr>
          <w:rFonts w:eastAsia="Times New Roman"/>
          <w:sz w:val="24"/>
          <w:szCs w:val="24"/>
        </w:rPr>
        <w:t>,</w:t>
      </w:r>
      <w:r w:rsidR="00B364A4" w:rsidRPr="00B364A4">
        <w:rPr>
          <w:rFonts w:eastAsia="Times New Roman"/>
          <w:sz w:val="24"/>
          <w:szCs w:val="24"/>
        </w:rPr>
        <w:t xml:space="preserve"> the estimated percentage of people who ever shot or shot at someone or used a gun in self-defense was 6.4% (95% CI: 1.4–11.1), 7.5% by age 30 (95% CI: 2.4–12.4), and 10.1% by age 40 (95% CI: 4.6–15.4 ).</w:t>
      </w:r>
      <w:r w:rsidR="005319E7" w:rsidRPr="005319E7">
        <w:rPr>
          <w:rFonts w:eastAsia="Times New Roman"/>
          <w:sz w:val="24"/>
          <w:szCs w:val="24"/>
        </w:rPr>
        <w:t xml:space="preserve"> </w:t>
      </w:r>
      <w:proofErr w:type="gramStart"/>
      <w:r w:rsidR="00B364A4">
        <w:rPr>
          <w:rFonts w:eastAsia="Times New Roman"/>
          <w:sz w:val="24"/>
          <w:szCs w:val="24"/>
        </w:rPr>
        <w:t>Similar</w:t>
      </w:r>
      <w:r w:rsidR="00356FA8">
        <w:rPr>
          <w:rFonts w:eastAsia="Times New Roman"/>
          <w:sz w:val="24"/>
          <w:szCs w:val="24"/>
        </w:rPr>
        <w:t xml:space="preserve"> </w:t>
      </w:r>
      <w:r w:rsidR="00B364A4">
        <w:rPr>
          <w:rFonts w:eastAsia="Times New Roman"/>
          <w:sz w:val="24"/>
          <w:szCs w:val="24"/>
        </w:rPr>
        <w:t>to</w:t>
      </w:r>
      <w:proofErr w:type="gramEnd"/>
      <w:r w:rsidR="00B364A4">
        <w:rPr>
          <w:rFonts w:eastAsia="Times New Roman"/>
          <w:sz w:val="24"/>
          <w:szCs w:val="24"/>
        </w:rPr>
        <w:t xml:space="preserve"> concealed </w:t>
      </w:r>
      <w:proofErr w:type="gramStart"/>
      <w:r w:rsidR="00B364A4">
        <w:rPr>
          <w:rFonts w:eastAsia="Times New Roman"/>
          <w:sz w:val="24"/>
          <w:szCs w:val="24"/>
        </w:rPr>
        <w:t>carry</w:t>
      </w:r>
      <w:proofErr w:type="gramEnd"/>
      <w:r w:rsidR="00B364A4">
        <w:rPr>
          <w:rFonts w:eastAsia="Times New Roman"/>
          <w:sz w:val="24"/>
          <w:szCs w:val="24"/>
        </w:rPr>
        <w:t xml:space="preserve">, we observe </w:t>
      </w:r>
      <w:r w:rsidR="005319E7" w:rsidRPr="005319E7">
        <w:rPr>
          <w:rFonts w:eastAsia="Times New Roman"/>
          <w:sz w:val="24"/>
          <w:szCs w:val="24"/>
        </w:rPr>
        <w:t xml:space="preserve">increases </w:t>
      </w:r>
      <w:r w:rsidR="00B364A4">
        <w:rPr>
          <w:rFonts w:eastAsia="Times New Roman"/>
          <w:sz w:val="24"/>
          <w:szCs w:val="24"/>
        </w:rPr>
        <w:t xml:space="preserve">in gun use </w:t>
      </w:r>
      <w:r w:rsidR="005319E7" w:rsidRPr="005319E7">
        <w:rPr>
          <w:rFonts w:eastAsia="Times New Roman"/>
          <w:sz w:val="24"/>
          <w:szCs w:val="24"/>
        </w:rPr>
        <w:t>among all older cohorts in 2020. In contrast, there is no notable increase near 2016 (i.e., when Donald J. Trump was elected president as well as a period following several high-profile police killings of Black individuals).</w:t>
      </w:r>
    </w:p>
    <w:tbl>
      <w:tblPr>
        <w:tblW w:w="5000" w:type="pct"/>
        <w:tblLook w:val="0000" w:firstRow="0" w:lastRow="0" w:firstColumn="0" w:lastColumn="0" w:noHBand="0" w:noVBand="0"/>
      </w:tblPr>
      <w:tblGrid>
        <w:gridCol w:w="9447"/>
      </w:tblGrid>
      <w:tr w:rsidR="005319E7" w:rsidRPr="005319E7" w14:paraId="4D65BC6B" w14:textId="77777777" w:rsidTr="00AD5BCE">
        <w:tc>
          <w:tcPr>
            <w:tcW w:w="0" w:type="auto"/>
          </w:tcPr>
          <w:p w14:paraId="05D166E9" w14:textId="4F8CCB63" w:rsidR="005319E7" w:rsidRPr="005319E7" w:rsidRDefault="005319E7" w:rsidP="00F10771">
            <w:pPr>
              <w:spacing w:after="100" w:afterAutospacing="1"/>
              <w:ind w:left="720"/>
              <w:rPr>
                <w:rFonts w:eastAsia="Times New Roman"/>
                <w:sz w:val="24"/>
                <w:szCs w:val="24"/>
              </w:rPr>
            </w:pPr>
            <w:bookmarkStart w:id="5" w:name="fig-gun-use-onset"/>
            <w:r w:rsidRPr="005319E7">
              <w:rPr>
                <w:rFonts w:eastAsia="Times New Roman"/>
                <w:noProof/>
                <w:sz w:val="24"/>
                <w:szCs w:val="24"/>
              </w:rPr>
              <w:drawing>
                <wp:inline distT="0" distB="0" distL="0" distR="0" wp14:anchorId="630817DB" wp14:editId="592DC1A9">
                  <wp:extent cx="5288400" cy="3970800"/>
                  <wp:effectExtent l="0" t="0" r="762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5288400" cy="3970800"/>
                          </a:xfrm>
                          <a:prstGeom prst="rect">
                            <a:avLst/>
                          </a:prstGeom>
                        </pic:spPr>
                      </pic:pic>
                    </a:graphicData>
                  </a:graphic>
                </wp:inline>
              </w:drawing>
            </w:r>
          </w:p>
        </w:tc>
        <w:bookmarkEnd w:id="5"/>
      </w:tr>
    </w:tbl>
    <w:p w14:paraId="44529453" w14:textId="77777777" w:rsidR="00B535CA" w:rsidRDefault="00B535CA" w:rsidP="00B23703">
      <w:pPr>
        <w:spacing w:line="180" w:lineRule="exact"/>
        <w:ind w:left="1440" w:hanging="720"/>
        <w:rPr>
          <w:rFonts w:eastAsia="Times New Roman"/>
          <w:b/>
          <w:sz w:val="24"/>
          <w:szCs w:val="24"/>
        </w:rPr>
      </w:pPr>
    </w:p>
    <w:p w14:paraId="7BBFCD6E" w14:textId="6C561A12" w:rsidR="00346E93" w:rsidRDefault="00346E93" w:rsidP="00B535CA">
      <w:pPr>
        <w:spacing w:after="100" w:afterAutospacing="1"/>
        <w:ind w:left="1440" w:hanging="720"/>
        <w:rPr>
          <w:rFonts w:eastAsia="Times New Roman"/>
          <w:b/>
          <w:sz w:val="24"/>
          <w:szCs w:val="24"/>
        </w:rPr>
      </w:pPr>
      <w:r w:rsidRPr="00DB63F1">
        <w:rPr>
          <w:rFonts w:eastAsia="Times New Roman"/>
          <w:b/>
          <w:sz w:val="24"/>
          <w:szCs w:val="24"/>
        </w:rPr>
        <w:t xml:space="preserve">Fig. </w:t>
      </w:r>
      <w:r>
        <w:rPr>
          <w:rFonts w:eastAsia="Times New Roman"/>
          <w:b/>
          <w:sz w:val="24"/>
          <w:szCs w:val="24"/>
        </w:rPr>
        <w:t>3</w:t>
      </w:r>
      <w:r w:rsidRPr="00DB63F1">
        <w:rPr>
          <w:rFonts w:eastAsia="Times New Roman"/>
          <w:b/>
          <w:sz w:val="24"/>
          <w:szCs w:val="24"/>
        </w:rPr>
        <w:t>.</w:t>
      </w:r>
      <w:r w:rsidRPr="00DB63F1">
        <w:rPr>
          <w:rFonts w:eastAsia="Times New Roman"/>
          <w:sz w:val="24"/>
          <w:szCs w:val="24"/>
        </w:rPr>
        <w:t xml:space="preserve"> </w:t>
      </w:r>
      <w:r w:rsidRPr="00346E93">
        <w:rPr>
          <w:rFonts w:eastAsia="Times New Roman"/>
          <w:b/>
          <w:sz w:val="24"/>
          <w:szCs w:val="24"/>
        </w:rPr>
        <w:t xml:space="preserve">Non-parametric </w:t>
      </w:r>
      <w:r w:rsidR="00040622">
        <w:rPr>
          <w:rFonts w:eastAsia="Times New Roman"/>
          <w:b/>
          <w:sz w:val="24"/>
          <w:szCs w:val="24"/>
        </w:rPr>
        <w:t>estimates</w:t>
      </w:r>
      <w:r w:rsidRPr="00346E93">
        <w:rPr>
          <w:rFonts w:eastAsia="Times New Roman"/>
          <w:b/>
          <w:sz w:val="24"/>
          <w:szCs w:val="24"/>
        </w:rPr>
        <w:t xml:space="preserve"> of the cumulative probability of first gun use stratified by race, sex, and birth cohort. </w:t>
      </w:r>
      <w:r w:rsidRPr="00346E93">
        <w:rPr>
          <w:rFonts w:eastAsia="Times New Roman"/>
          <w:bCs/>
          <w:sz w:val="24"/>
          <w:szCs w:val="24"/>
        </w:rPr>
        <w:t xml:space="preserve">Top row panels </w:t>
      </w:r>
      <w:r w:rsidRPr="00192CFB">
        <w:rPr>
          <w:rFonts w:eastAsia="Times New Roman"/>
          <w:b/>
          <w:sz w:val="24"/>
          <w:szCs w:val="24"/>
        </w:rPr>
        <w:t>A</w:t>
      </w:r>
      <w:r w:rsidRPr="00346E93">
        <w:rPr>
          <w:rFonts w:eastAsia="Times New Roman"/>
          <w:bCs/>
          <w:sz w:val="24"/>
          <w:szCs w:val="24"/>
        </w:rPr>
        <w:t>–</w:t>
      </w:r>
      <w:r w:rsidRPr="00192CFB">
        <w:rPr>
          <w:rFonts w:eastAsia="Times New Roman"/>
          <w:b/>
          <w:sz w:val="24"/>
          <w:szCs w:val="24"/>
        </w:rPr>
        <w:t>C</w:t>
      </w:r>
      <w:r w:rsidRPr="00346E93">
        <w:rPr>
          <w:rFonts w:eastAsia="Times New Roman"/>
          <w:bCs/>
          <w:sz w:val="24"/>
          <w:szCs w:val="24"/>
        </w:rPr>
        <w:t xml:space="preserve"> are curves by respondent age. Bottom row panels </w:t>
      </w:r>
      <w:r w:rsidRPr="00192CFB">
        <w:rPr>
          <w:rFonts w:eastAsia="Times New Roman"/>
          <w:b/>
          <w:sz w:val="24"/>
          <w:szCs w:val="24"/>
        </w:rPr>
        <w:t>D</w:t>
      </w:r>
      <w:r w:rsidRPr="00346E93">
        <w:rPr>
          <w:rFonts w:eastAsia="Times New Roman"/>
          <w:bCs/>
          <w:sz w:val="24"/>
          <w:szCs w:val="24"/>
        </w:rPr>
        <w:t>–</w:t>
      </w:r>
      <w:r w:rsidRPr="00192CFB">
        <w:rPr>
          <w:rFonts w:eastAsia="Times New Roman"/>
          <w:b/>
          <w:sz w:val="24"/>
          <w:szCs w:val="24"/>
        </w:rPr>
        <w:t>F</w:t>
      </w:r>
      <w:r w:rsidRPr="00346E93">
        <w:rPr>
          <w:rFonts w:eastAsia="Times New Roman"/>
          <w:bCs/>
          <w:sz w:val="24"/>
          <w:szCs w:val="24"/>
        </w:rPr>
        <w:t xml:space="preserve"> are curves by year. In the cohort by year panel </w:t>
      </w:r>
      <w:r w:rsidRPr="00192CFB">
        <w:rPr>
          <w:rFonts w:eastAsia="Times New Roman"/>
          <w:b/>
          <w:sz w:val="24"/>
          <w:szCs w:val="24"/>
        </w:rPr>
        <w:t>F</w:t>
      </w:r>
      <w:r w:rsidRPr="00346E93">
        <w:rPr>
          <w:rFonts w:eastAsia="Times New Roman"/>
          <w:bCs/>
          <w:sz w:val="24"/>
          <w:szCs w:val="24"/>
        </w:rPr>
        <w:t>, a circle marks the approximate time when each cohort reached age 21.</w:t>
      </w:r>
      <w:r w:rsidR="00040622">
        <w:rPr>
          <w:rFonts w:eastAsia="Times New Roman"/>
          <w:bCs/>
          <w:sz w:val="24"/>
          <w:szCs w:val="24"/>
        </w:rPr>
        <w:t xml:space="preserve"> </w:t>
      </w:r>
      <w:r w:rsidR="00040622" w:rsidRPr="00F95B20">
        <w:rPr>
          <w:rFonts w:eastAsia="Times New Roman"/>
          <w:sz w:val="24"/>
          <w:szCs w:val="24"/>
        </w:rPr>
        <w:t xml:space="preserve">We estimated these curves of concealed carry by age separately for race, sex, and birth cohort using Turnbull’s </w:t>
      </w:r>
      <w:r w:rsidR="00D13EBE">
        <w:rPr>
          <w:rFonts w:eastAsia="Times New Roman"/>
          <w:sz w:val="24"/>
          <w:szCs w:val="24"/>
        </w:rPr>
        <w:fldChar w:fldCharType="begin"/>
      </w:r>
      <w:r w:rsidR="00131E91">
        <w:rPr>
          <w:rFonts w:eastAsia="Times New Roman"/>
          <w:sz w:val="24"/>
          <w:szCs w:val="24"/>
        </w:rPr>
        <w:instrText xml:space="preserve"> ADDIN ZOTERO_ITEM CSL_CITATION {"citationID":"iVdhZ60n","properties":{"formattedCitation":"({\\i{}37}, {\\i{}38})","plainCitation":"(37, 38)","noteIndex":0},"citationItems":[{"id":372,"uris":["http://zotero.org/users/2376427/items/I2SLHNEJ"],"itemData":{"id":372,"type":"article-journal","container-title":"Journal of Statistical Software","DOI":"10.18637/jss.v081.i12","ISSN":"1548-7660","issue":"12","journalAbbreviation":"J. Stat. Soft.","language":"en","source":"DOI.org (Crossref)","title":"icenReg: Regression models for interval censored data in R","title-short":"&lt;b&gt;icenReg&lt;/b&gt;","URL":"http://www.jstatsoft.org/v81/i12/","volume":"81","author":[{"family":"Anderson-Bergman","given":"Clifford"}],"accessed":{"date-parts":[["2022",8,9]]},"issued":{"date-parts":[["2017"]]},"citation-key":"anderson-bergmanIcenRegRegressionModels2017"}},{"id":1161,"uris":["http://zotero.org/users/2376427/items/9VA6NY4T"],"itemData":{"id":1161,"type":"article-journal","abstract":"S\n              ummary\n            \n            \n              This paper is concerned with the non‐parametric estimation of a distribution function\n              F\n              , when the data are incomplete due to grouping, censoring and/or truncation. Using the idea of self‐consistency, a simple algorithm is constructed and shown to converge monotonically to yield a maximum likelihood estimate of\n              F.\n              An application to hypothesis testing is indicated.","container-title":"Journal of the Royal Statistical Society: Series B (Methodological)","DOI":"10.1111/j.2517-6161.1976.tb01597.x","ISSN":"0035-9246, 2517-6161","issue":"3","journalAbbreviation":"Journal of the Royal Statistical Society: Series B (Methodological)","language":"en","page":"290-295","source":"DOI.org (Crossref)","title":"The empirical distribution function with arbitrarily grouped, censored and truncated data","volume":"38","author":[{"family":"Turnbull","given":"Bruce W."}],"issued":{"date-parts":[["1976",7]]},"citation-key":"turnbullEmpiricalDistributionFunction1976"}}],"schema":"https://github.com/citation-style-language/schema/raw/master/csl-citation.json"} </w:instrText>
      </w:r>
      <w:r w:rsidR="00D13EBE">
        <w:rPr>
          <w:rFonts w:eastAsia="Times New Roman"/>
          <w:sz w:val="24"/>
          <w:szCs w:val="24"/>
        </w:rPr>
        <w:fldChar w:fldCharType="separate"/>
      </w:r>
      <w:r w:rsidR="00131E91" w:rsidRPr="00131E91">
        <w:rPr>
          <w:sz w:val="24"/>
        </w:rPr>
        <w:t>(</w:t>
      </w:r>
      <w:r w:rsidR="00131E91" w:rsidRPr="00131E91">
        <w:rPr>
          <w:i/>
          <w:iCs/>
          <w:sz w:val="24"/>
        </w:rPr>
        <w:t>37</w:t>
      </w:r>
      <w:r w:rsidR="00131E91" w:rsidRPr="00131E91">
        <w:rPr>
          <w:sz w:val="24"/>
        </w:rPr>
        <w:t xml:space="preserve">, </w:t>
      </w:r>
      <w:r w:rsidR="00131E91" w:rsidRPr="00131E91">
        <w:rPr>
          <w:i/>
          <w:iCs/>
          <w:sz w:val="24"/>
        </w:rPr>
        <w:t>38</w:t>
      </w:r>
      <w:r w:rsidR="00131E91" w:rsidRPr="00131E91">
        <w:rPr>
          <w:sz w:val="24"/>
        </w:rPr>
        <w:t>)</w:t>
      </w:r>
      <w:r w:rsidR="00D13EBE">
        <w:rPr>
          <w:rFonts w:eastAsia="Times New Roman"/>
          <w:sz w:val="24"/>
          <w:szCs w:val="24"/>
        </w:rPr>
        <w:fldChar w:fldCharType="end"/>
      </w:r>
      <w:r w:rsidR="00040622" w:rsidRPr="00F95B20">
        <w:rPr>
          <w:rFonts w:eastAsia="Times New Roman"/>
          <w:sz w:val="24"/>
          <w:szCs w:val="24"/>
        </w:rPr>
        <w:t xml:space="preserve"> nonparametric maximum-likelihood estimator (NPMLE)</w:t>
      </w:r>
    </w:p>
    <w:p w14:paraId="52FA26CE" w14:textId="6088147B" w:rsidR="005319E7" w:rsidRPr="005319E7" w:rsidRDefault="005319E7" w:rsidP="005319E7">
      <w:pPr>
        <w:spacing w:after="100" w:afterAutospacing="1"/>
        <w:ind w:left="720"/>
        <w:rPr>
          <w:rFonts w:eastAsia="Times New Roman"/>
          <w:sz w:val="24"/>
          <w:szCs w:val="24"/>
        </w:rPr>
      </w:pPr>
      <w:r w:rsidRPr="005319E7">
        <w:rPr>
          <w:rFonts w:eastAsia="Times New Roman"/>
          <w:sz w:val="24"/>
          <w:szCs w:val="24"/>
        </w:rPr>
        <w:t xml:space="preserve">The discontinuities in the curves suggest different </w:t>
      </w:r>
      <w:r w:rsidR="005B022E">
        <w:rPr>
          <w:rFonts w:eastAsia="Times New Roman"/>
          <w:sz w:val="24"/>
          <w:szCs w:val="24"/>
        </w:rPr>
        <w:t>processes</w:t>
      </w:r>
      <w:r w:rsidR="00142C47">
        <w:rPr>
          <w:rFonts w:eastAsia="Times New Roman"/>
          <w:sz w:val="24"/>
          <w:szCs w:val="24"/>
        </w:rPr>
        <w:t xml:space="preserve"> </w:t>
      </w:r>
      <w:r w:rsidRPr="005319E7">
        <w:rPr>
          <w:rFonts w:eastAsia="Times New Roman"/>
          <w:sz w:val="24"/>
          <w:szCs w:val="24"/>
        </w:rPr>
        <w:t>driving the onset of concealed carry in adolescence and adulthood. Accordingly, the subsequent analyses examine two stages of the life course of concealed carry onset: (1) the rapid increase in adolescence (adolescent-onset); (2) the gradual but sustained increase through adulthood (adult-onset) ending with the recent cross-cutting period-specific increase seen in 2020–2021. We divide these stages at age 21, which is both the typical age of eligibility for legal concealed carry and the end of the plateau of onset in late adolescence observed in the top row of</w:t>
      </w:r>
      <w:r w:rsidR="0021523E">
        <w:rPr>
          <w:rFonts w:eastAsia="Times New Roman"/>
          <w:sz w:val="24"/>
          <w:szCs w:val="24"/>
        </w:rPr>
        <w:t xml:space="preserve"> </w:t>
      </w:r>
      <w:r w:rsidR="008361A2">
        <w:rPr>
          <w:rFonts w:eastAsia="Times New Roman"/>
          <w:sz w:val="24"/>
          <w:szCs w:val="24"/>
        </w:rPr>
        <w:t>Fig.</w:t>
      </w:r>
      <w:r w:rsidR="0021523E">
        <w:rPr>
          <w:rFonts w:eastAsia="Times New Roman"/>
          <w:sz w:val="24"/>
          <w:szCs w:val="24"/>
        </w:rPr>
        <w:t xml:space="preserve"> 2</w:t>
      </w:r>
      <w:r w:rsidRPr="005319E7">
        <w:rPr>
          <w:rFonts w:eastAsia="Times New Roman"/>
          <w:sz w:val="24"/>
          <w:szCs w:val="24"/>
        </w:rPr>
        <w:t>. Our results are unaffected using ages as early as 18 as an alternate age distinction.</w:t>
      </w:r>
    </w:p>
    <w:p w14:paraId="61AF8B65" w14:textId="77777777" w:rsidR="005319E7" w:rsidRPr="005319E7" w:rsidRDefault="005319E7" w:rsidP="005319E7">
      <w:pPr>
        <w:spacing w:after="100" w:afterAutospacing="1"/>
        <w:ind w:left="720"/>
        <w:rPr>
          <w:rFonts w:eastAsia="Times New Roman"/>
          <w:b/>
          <w:bCs/>
          <w:sz w:val="24"/>
          <w:szCs w:val="24"/>
        </w:rPr>
      </w:pPr>
      <w:bookmarkStart w:id="6" w:name="continuity-in-carry"/>
      <w:r w:rsidRPr="005319E7">
        <w:rPr>
          <w:rFonts w:eastAsia="Times New Roman"/>
          <w:b/>
          <w:bCs/>
          <w:sz w:val="24"/>
          <w:szCs w:val="24"/>
        </w:rPr>
        <w:t>Continuity in carry</w:t>
      </w:r>
    </w:p>
    <w:p w14:paraId="26838460" w14:textId="303AF44F" w:rsidR="005319E7" w:rsidRPr="005319E7" w:rsidRDefault="008361A2" w:rsidP="005319E7">
      <w:pPr>
        <w:spacing w:after="100" w:afterAutospacing="1"/>
        <w:ind w:left="720"/>
        <w:rPr>
          <w:rFonts w:eastAsia="Times New Roman"/>
          <w:sz w:val="24"/>
          <w:szCs w:val="24"/>
        </w:rPr>
      </w:pPr>
      <w:r>
        <w:rPr>
          <w:rFonts w:eastAsia="Times New Roman"/>
          <w:sz w:val="24"/>
          <w:szCs w:val="24"/>
        </w:rPr>
        <w:t>Fig.</w:t>
      </w:r>
      <w:r w:rsidR="0021523E">
        <w:rPr>
          <w:rFonts w:eastAsia="Times New Roman"/>
          <w:sz w:val="24"/>
          <w:szCs w:val="24"/>
        </w:rPr>
        <w:t xml:space="preserve"> 4 </w:t>
      </w:r>
      <w:r w:rsidR="005319E7" w:rsidRPr="005319E7">
        <w:rPr>
          <w:rFonts w:eastAsia="Times New Roman"/>
          <w:sz w:val="24"/>
          <w:szCs w:val="24"/>
        </w:rPr>
        <w:t xml:space="preserve">plots the relationship between </w:t>
      </w:r>
      <w:r w:rsidR="00B96FB8">
        <w:rPr>
          <w:rFonts w:eastAsia="Times New Roman"/>
          <w:sz w:val="24"/>
          <w:szCs w:val="24"/>
        </w:rPr>
        <w:t>the life course stage when individuals first carried a gun (adolescence vs. adulthood)</w:t>
      </w:r>
      <w:r w:rsidR="005319E7" w:rsidRPr="005319E7">
        <w:rPr>
          <w:rFonts w:eastAsia="Times New Roman"/>
          <w:sz w:val="24"/>
          <w:szCs w:val="24"/>
        </w:rPr>
        <w:t xml:space="preserve"> and gun carrying </w:t>
      </w:r>
      <w:r w:rsidR="008C6CD9">
        <w:rPr>
          <w:rFonts w:eastAsia="Times New Roman"/>
          <w:sz w:val="24"/>
          <w:szCs w:val="24"/>
        </w:rPr>
        <w:t>in the year prior to the</w:t>
      </w:r>
      <w:r w:rsidR="005319E7" w:rsidRPr="005319E7">
        <w:rPr>
          <w:rFonts w:eastAsia="Times New Roman"/>
          <w:sz w:val="24"/>
          <w:szCs w:val="24"/>
        </w:rPr>
        <w:t xml:space="preserve"> wave 5 survey </w:t>
      </w:r>
      <w:r w:rsidR="0067050F">
        <w:rPr>
          <w:rFonts w:eastAsia="Times New Roman"/>
          <w:sz w:val="24"/>
          <w:szCs w:val="24"/>
        </w:rPr>
        <w:t xml:space="preserve">conducted </w:t>
      </w:r>
      <w:r w:rsidR="005319E7" w:rsidRPr="005319E7">
        <w:rPr>
          <w:rFonts w:eastAsia="Times New Roman"/>
          <w:sz w:val="24"/>
          <w:szCs w:val="24"/>
        </w:rPr>
        <w:t>in 2021. Percentages were calculated within each group to show how timing of carrying onset is related to recent carry</w:t>
      </w:r>
      <w:r w:rsidR="0047574D">
        <w:rPr>
          <w:rFonts w:eastAsia="Times New Roman"/>
          <w:sz w:val="24"/>
          <w:szCs w:val="24"/>
        </w:rPr>
        <w:t>ing behavior</w:t>
      </w:r>
      <w:r w:rsidR="005319E7" w:rsidRPr="005319E7">
        <w:rPr>
          <w:rFonts w:eastAsia="Times New Roman"/>
          <w:sz w:val="24"/>
          <w:szCs w:val="24"/>
        </w:rPr>
        <w:t xml:space="preserve">. </w:t>
      </w:r>
    </w:p>
    <w:p w14:paraId="1E7A12D2" w14:textId="3B168146" w:rsidR="005319E7" w:rsidRPr="005319E7" w:rsidRDefault="0001107B" w:rsidP="005319E7">
      <w:pPr>
        <w:spacing w:after="100" w:afterAutospacing="1"/>
        <w:ind w:left="720"/>
        <w:rPr>
          <w:rFonts w:eastAsia="Times New Roman"/>
          <w:sz w:val="24"/>
          <w:szCs w:val="24"/>
        </w:rPr>
      </w:pPr>
      <w:r>
        <w:rPr>
          <w:rFonts w:eastAsia="Times New Roman"/>
          <w:sz w:val="24"/>
          <w:szCs w:val="24"/>
        </w:rPr>
        <w:t xml:space="preserve">In total, an estimated 13.8% </w:t>
      </w:r>
      <w:r w:rsidR="00C854C2">
        <w:rPr>
          <w:rFonts w:eastAsia="Times New Roman"/>
          <w:sz w:val="24"/>
          <w:szCs w:val="24"/>
        </w:rPr>
        <w:t>(95% CI: 9.4</w:t>
      </w:r>
      <w:r w:rsidR="00C854C2" w:rsidRPr="005319E7">
        <w:rPr>
          <w:rFonts w:eastAsia="Times New Roman"/>
          <w:sz w:val="24"/>
          <w:szCs w:val="24"/>
        </w:rPr>
        <w:t>–</w:t>
      </w:r>
      <w:r w:rsidR="00C854C2">
        <w:rPr>
          <w:rFonts w:eastAsia="Times New Roman"/>
          <w:sz w:val="24"/>
          <w:szCs w:val="24"/>
        </w:rPr>
        <w:t>19.8)</w:t>
      </w:r>
      <w:r w:rsidR="00F72E94">
        <w:rPr>
          <w:rFonts w:eastAsia="Times New Roman"/>
          <w:sz w:val="24"/>
          <w:szCs w:val="24"/>
        </w:rPr>
        <w:t xml:space="preserve"> </w:t>
      </w:r>
      <w:r w:rsidR="00C53B67">
        <w:rPr>
          <w:rFonts w:eastAsia="Times New Roman"/>
          <w:sz w:val="24"/>
          <w:szCs w:val="24"/>
        </w:rPr>
        <w:t xml:space="preserve">of </w:t>
      </w:r>
      <w:r w:rsidR="00640645">
        <w:rPr>
          <w:rFonts w:eastAsia="Times New Roman"/>
          <w:sz w:val="24"/>
          <w:szCs w:val="24"/>
        </w:rPr>
        <w:t xml:space="preserve">all </w:t>
      </w:r>
      <w:r w:rsidR="00C53B67">
        <w:rPr>
          <w:rFonts w:eastAsia="Times New Roman"/>
          <w:sz w:val="24"/>
          <w:szCs w:val="24"/>
        </w:rPr>
        <w:t xml:space="preserve">respondents </w:t>
      </w:r>
      <w:r w:rsidR="00F72E94">
        <w:rPr>
          <w:rFonts w:eastAsia="Times New Roman"/>
          <w:sz w:val="24"/>
          <w:szCs w:val="24"/>
        </w:rPr>
        <w:t>carried a gun in the past year</w:t>
      </w:r>
      <w:r w:rsidR="00C854C2">
        <w:rPr>
          <w:rFonts w:eastAsia="Times New Roman"/>
          <w:sz w:val="24"/>
          <w:szCs w:val="24"/>
        </w:rPr>
        <w:t>.</w:t>
      </w:r>
      <w:r>
        <w:rPr>
          <w:rFonts w:eastAsia="Times New Roman"/>
          <w:sz w:val="24"/>
          <w:szCs w:val="24"/>
        </w:rPr>
        <w:t xml:space="preserve"> </w:t>
      </w:r>
      <w:r w:rsidR="005319E7" w:rsidRPr="005319E7">
        <w:rPr>
          <w:rFonts w:eastAsia="Times New Roman"/>
          <w:sz w:val="24"/>
          <w:szCs w:val="24"/>
        </w:rPr>
        <w:t>As shown in</w:t>
      </w:r>
      <w:r w:rsidR="0021523E">
        <w:rPr>
          <w:rFonts w:eastAsia="Times New Roman"/>
          <w:sz w:val="24"/>
          <w:szCs w:val="24"/>
        </w:rPr>
        <w:t xml:space="preserve"> </w:t>
      </w:r>
      <w:r w:rsidR="008361A2">
        <w:rPr>
          <w:rFonts w:eastAsia="Times New Roman"/>
          <w:sz w:val="24"/>
          <w:szCs w:val="24"/>
        </w:rPr>
        <w:t>Fig.</w:t>
      </w:r>
      <w:r w:rsidR="0021523E">
        <w:rPr>
          <w:rFonts w:eastAsia="Times New Roman"/>
          <w:sz w:val="24"/>
          <w:szCs w:val="24"/>
        </w:rPr>
        <w:t xml:space="preserve"> 4</w:t>
      </w:r>
      <w:r w:rsidR="005319E7" w:rsidRPr="005319E7">
        <w:rPr>
          <w:rFonts w:eastAsia="Times New Roman"/>
          <w:sz w:val="24"/>
          <w:szCs w:val="24"/>
        </w:rPr>
        <w:t xml:space="preserve">, past-year carry is more than twice as likely for sample members who did not begin carrying a gun until adulthood relative to individuals who began carrying in adolescence: </w:t>
      </w:r>
      <w:bookmarkStart w:id="7" w:name="_Hlk173393227"/>
      <w:r w:rsidR="005319E7" w:rsidRPr="005319E7">
        <w:rPr>
          <w:rFonts w:eastAsia="Times New Roman"/>
          <w:sz w:val="24"/>
          <w:szCs w:val="24"/>
        </w:rPr>
        <w:t>36</w:t>
      </w:r>
      <w:r w:rsidR="006315A9">
        <w:rPr>
          <w:rFonts w:eastAsia="Times New Roman"/>
          <w:sz w:val="24"/>
          <w:szCs w:val="24"/>
        </w:rPr>
        <w:t>.8</w:t>
      </w:r>
      <w:r w:rsidR="005319E7" w:rsidRPr="005319E7">
        <w:rPr>
          <w:rFonts w:eastAsia="Times New Roman"/>
          <w:sz w:val="24"/>
          <w:szCs w:val="24"/>
        </w:rPr>
        <w:t xml:space="preserve">% </w:t>
      </w:r>
      <w:r w:rsidR="006315A9">
        <w:rPr>
          <w:rFonts w:eastAsia="Times New Roman"/>
          <w:sz w:val="24"/>
          <w:szCs w:val="24"/>
        </w:rPr>
        <w:t>(95% CI: 18.6</w:t>
      </w:r>
      <w:r w:rsidR="006315A9" w:rsidRPr="005319E7">
        <w:rPr>
          <w:rFonts w:eastAsia="Times New Roman"/>
          <w:sz w:val="24"/>
          <w:szCs w:val="24"/>
        </w:rPr>
        <w:t>–</w:t>
      </w:r>
      <w:r w:rsidR="006315A9">
        <w:rPr>
          <w:rFonts w:eastAsia="Times New Roman"/>
          <w:sz w:val="24"/>
          <w:szCs w:val="24"/>
        </w:rPr>
        <w:t>59.8)</w:t>
      </w:r>
      <w:r w:rsidR="005319E7" w:rsidRPr="005319E7">
        <w:rPr>
          <w:rFonts w:eastAsia="Times New Roman"/>
          <w:sz w:val="24"/>
          <w:szCs w:val="24"/>
        </w:rPr>
        <w:t xml:space="preserve"> </w:t>
      </w:r>
      <w:bookmarkEnd w:id="7"/>
      <w:r w:rsidR="005319E7" w:rsidRPr="005319E7">
        <w:rPr>
          <w:rFonts w:eastAsia="Times New Roman"/>
          <w:sz w:val="24"/>
          <w:szCs w:val="24"/>
        </w:rPr>
        <w:t>of adolescent-onset carriers carried (with or without a permit) in the year prior to survey compared to 85</w:t>
      </w:r>
      <w:r w:rsidR="006315A9">
        <w:rPr>
          <w:rFonts w:eastAsia="Times New Roman"/>
          <w:sz w:val="24"/>
          <w:szCs w:val="24"/>
        </w:rPr>
        <w:t>.4</w:t>
      </w:r>
      <w:r w:rsidR="005319E7" w:rsidRPr="005319E7">
        <w:rPr>
          <w:rFonts w:eastAsia="Times New Roman"/>
          <w:sz w:val="24"/>
          <w:szCs w:val="24"/>
        </w:rPr>
        <w:t xml:space="preserve">% </w:t>
      </w:r>
      <w:r w:rsidR="006315A9">
        <w:rPr>
          <w:rFonts w:eastAsia="Times New Roman"/>
          <w:sz w:val="24"/>
          <w:szCs w:val="24"/>
        </w:rPr>
        <w:t>(95% CI: 69.0</w:t>
      </w:r>
      <w:r w:rsidR="006315A9" w:rsidRPr="005319E7">
        <w:rPr>
          <w:rFonts w:eastAsia="Times New Roman"/>
          <w:sz w:val="24"/>
          <w:szCs w:val="24"/>
        </w:rPr>
        <w:t>–</w:t>
      </w:r>
      <w:r w:rsidR="006315A9">
        <w:rPr>
          <w:rFonts w:eastAsia="Times New Roman"/>
          <w:sz w:val="24"/>
          <w:szCs w:val="24"/>
        </w:rPr>
        <w:t>93.9)</w:t>
      </w:r>
      <w:r w:rsidR="005319E7" w:rsidRPr="005319E7">
        <w:rPr>
          <w:rFonts w:eastAsia="Times New Roman"/>
          <w:sz w:val="24"/>
          <w:szCs w:val="24"/>
        </w:rPr>
        <w:t xml:space="preserve"> of adult-onset carriers. This is driven primarily by differences in permitted carry: 23</w:t>
      </w:r>
      <w:r w:rsidR="006315A9">
        <w:rPr>
          <w:rFonts w:eastAsia="Times New Roman"/>
          <w:sz w:val="24"/>
          <w:szCs w:val="24"/>
        </w:rPr>
        <w:t>.0</w:t>
      </w:r>
      <w:r w:rsidR="005319E7" w:rsidRPr="005319E7">
        <w:rPr>
          <w:rFonts w:eastAsia="Times New Roman"/>
          <w:sz w:val="24"/>
          <w:szCs w:val="24"/>
        </w:rPr>
        <w:t xml:space="preserve">% </w:t>
      </w:r>
      <w:r w:rsidR="006315A9">
        <w:rPr>
          <w:rFonts w:eastAsia="Times New Roman"/>
          <w:sz w:val="24"/>
          <w:szCs w:val="24"/>
        </w:rPr>
        <w:t>(95% CI: 8.7</w:t>
      </w:r>
      <w:r w:rsidR="006315A9" w:rsidRPr="005319E7">
        <w:rPr>
          <w:rFonts w:eastAsia="Times New Roman"/>
          <w:sz w:val="24"/>
          <w:szCs w:val="24"/>
        </w:rPr>
        <w:t>–</w:t>
      </w:r>
      <w:r w:rsidR="006315A9">
        <w:rPr>
          <w:rFonts w:eastAsia="Times New Roman"/>
          <w:sz w:val="24"/>
          <w:szCs w:val="24"/>
        </w:rPr>
        <w:t xml:space="preserve">48.4) </w:t>
      </w:r>
      <w:r w:rsidR="005319E7" w:rsidRPr="005319E7">
        <w:rPr>
          <w:rFonts w:eastAsia="Times New Roman"/>
          <w:sz w:val="24"/>
          <w:szCs w:val="24"/>
        </w:rPr>
        <w:t xml:space="preserve">of adolescent-onset carriers versus </w:t>
      </w:r>
      <w:r w:rsidR="006315A9">
        <w:rPr>
          <w:rFonts w:eastAsia="Times New Roman"/>
          <w:sz w:val="24"/>
          <w:szCs w:val="24"/>
        </w:rPr>
        <w:t>69.6</w:t>
      </w:r>
      <w:r w:rsidR="005319E7" w:rsidRPr="005319E7">
        <w:rPr>
          <w:rFonts w:eastAsia="Times New Roman"/>
          <w:sz w:val="24"/>
          <w:szCs w:val="24"/>
        </w:rPr>
        <w:t xml:space="preserve">% </w:t>
      </w:r>
      <w:r w:rsidR="006315A9">
        <w:rPr>
          <w:rFonts w:eastAsia="Times New Roman"/>
          <w:sz w:val="24"/>
          <w:szCs w:val="24"/>
        </w:rPr>
        <w:t>(95% CI: 52.4</w:t>
      </w:r>
      <w:r w:rsidR="006315A9" w:rsidRPr="005319E7">
        <w:rPr>
          <w:rFonts w:eastAsia="Times New Roman"/>
          <w:sz w:val="24"/>
          <w:szCs w:val="24"/>
        </w:rPr>
        <w:t>–</w:t>
      </w:r>
      <w:r w:rsidR="006315A9">
        <w:rPr>
          <w:rFonts w:eastAsia="Times New Roman"/>
          <w:sz w:val="24"/>
          <w:szCs w:val="24"/>
        </w:rPr>
        <w:t xml:space="preserve">82.6) </w:t>
      </w:r>
      <w:r w:rsidR="005319E7" w:rsidRPr="005319E7">
        <w:rPr>
          <w:rFonts w:eastAsia="Times New Roman"/>
          <w:sz w:val="24"/>
          <w:szCs w:val="24"/>
        </w:rPr>
        <w:t>of adult-onset carriers carried with a permit in the past year. In contrast, unpermitted carry was similarly likely for adolescent-onset (13</w:t>
      </w:r>
      <w:r w:rsidR="00432B07">
        <w:rPr>
          <w:rFonts w:eastAsia="Times New Roman"/>
          <w:sz w:val="24"/>
          <w:szCs w:val="24"/>
        </w:rPr>
        <w:t>.8</w:t>
      </w:r>
      <w:r w:rsidR="005319E7" w:rsidRPr="005319E7">
        <w:rPr>
          <w:rFonts w:eastAsia="Times New Roman"/>
          <w:sz w:val="24"/>
          <w:szCs w:val="24"/>
        </w:rPr>
        <w:t>%</w:t>
      </w:r>
      <w:r w:rsidR="00432B07">
        <w:rPr>
          <w:rFonts w:eastAsia="Times New Roman"/>
          <w:sz w:val="24"/>
          <w:szCs w:val="24"/>
        </w:rPr>
        <w:t>, 95% CI: 5</w:t>
      </w:r>
      <w:r w:rsidR="005461DF">
        <w:rPr>
          <w:rFonts w:eastAsia="Times New Roman"/>
          <w:sz w:val="24"/>
          <w:szCs w:val="24"/>
        </w:rPr>
        <w:t>.1</w:t>
      </w:r>
      <w:r w:rsidR="00432B07" w:rsidRPr="005319E7">
        <w:rPr>
          <w:rFonts w:eastAsia="Times New Roman"/>
          <w:sz w:val="24"/>
          <w:szCs w:val="24"/>
        </w:rPr>
        <w:t>–</w:t>
      </w:r>
      <w:r w:rsidR="00432B07">
        <w:rPr>
          <w:rFonts w:eastAsia="Times New Roman"/>
          <w:sz w:val="24"/>
          <w:szCs w:val="24"/>
        </w:rPr>
        <w:t>32.6</w:t>
      </w:r>
      <w:r w:rsidR="005319E7" w:rsidRPr="005319E7">
        <w:rPr>
          <w:rFonts w:eastAsia="Times New Roman"/>
          <w:sz w:val="24"/>
          <w:szCs w:val="24"/>
        </w:rPr>
        <w:t>) and adult-onset carriers (1</w:t>
      </w:r>
      <w:r w:rsidR="00D6339E">
        <w:rPr>
          <w:rFonts w:eastAsia="Times New Roman"/>
          <w:sz w:val="24"/>
          <w:szCs w:val="24"/>
        </w:rPr>
        <w:t>5.9</w:t>
      </w:r>
      <w:r w:rsidR="005319E7" w:rsidRPr="005319E7">
        <w:rPr>
          <w:rFonts w:eastAsia="Times New Roman"/>
          <w:sz w:val="24"/>
          <w:szCs w:val="24"/>
        </w:rPr>
        <w:t>%</w:t>
      </w:r>
      <w:r w:rsidR="00D6339E">
        <w:rPr>
          <w:rFonts w:eastAsia="Times New Roman"/>
          <w:sz w:val="24"/>
          <w:szCs w:val="24"/>
        </w:rPr>
        <w:t xml:space="preserve">, 95% CI: </w:t>
      </w:r>
      <w:r w:rsidR="005461DF">
        <w:rPr>
          <w:rFonts w:eastAsia="Times New Roman"/>
          <w:sz w:val="24"/>
          <w:szCs w:val="24"/>
        </w:rPr>
        <w:t>7</w:t>
      </w:r>
      <w:r w:rsidR="00D6339E">
        <w:rPr>
          <w:rFonts w:eastAsia="Times New Roman"/>
          <w:sz w:val="24"/>
          <w:szCs w:val="24"/>
        </w:rPr>
        <w:t>.</w:t>
      </w:r>
      <w:r w:rsidR="005461DF">
        <w:rPr>
          <w:rFonts w:eastAsia="Times New Roman"/>
          <w:sz w:val="24"/>
          <w:szCs w:val="24"/>
        </w:rPr>
        <w:t>2</w:t>
      </w:r>
      <w:r w:rsidR="00D6339E" w:rsidRPr="005319E7">
        <w:rPr>
          <w:rFonts w:eastAsia="Times New Roman"/>
          <w:sz w:val="24"/>
          <w:szCs w:val="24"/>
        </w:rPr>
        <w:t>–</w:t>
      </w:r>
      <w:r w:rsidR="00D6339E">
        <w:rPr>
          <w:rFonts w:eastAsia="Times New Roman"/>
          <w:sz w:val="24"/>
          <w:szCs w:val="24"/>
        </w:rPr>
        <w:t>31.3</w:t>
      </w:r>
      <w:r w:rsidR="005319E7" w:rsidRPr="005319E7">
        <w:rPr>
          <w:rFonts w:eastAsia="Times New Roman"/>
          <w:sz w:val="24"/>
          <w:szCs w:val="24"/>
        </w:rPr>
        <w:t xml:space="preserve">). </w:t>
      </w:r>
      <w:r w:rsidR="00731111">
        <w:rPr>
          <w:rFonts w:eastAsia="Times New Roman"/>
          <w:sz w:val="24"/>
          <w:szCs w:val="24"/>
        </w:rPr>
        <w:t>A</w:t>
      </w:r>
      <w:r w:rsidR="00C07091">
        <w:rPr>
          <w:rFonts w:eastAsia="Times New Roman"/>
          <w:sz w:val="24"/>
          <w:szCs w:val="24"/>
        </w:rPr>
        <w:t>nother way to interpret the finding for the group who first carried as an adolescent is that even though all carried a gun illegally as an adolescent (by definition), 62.5% of those who carried a gun in the last year did so legally (23</w:t>
      </w:r>
      <w:r w:rsidR="00731111">
        <w:rPr>
          <w:rFonts w:eastAsia="Times New Roman"/>
          <w:sz w:val="24"/>
          <w:szCs w:val="24"/>
        </w:rPr>
        <w:t>.0</w:t>
      </w:r>
      <w:r w:rsidR="00C07091">
        <w:rPr>
          <w:rFonts w:eastAsia="Times New Roman"/>
          <w:sz w:val="24"/>
          <w:szCs w:val="24"/>
        </w:rPr>
        <w:t xml:space="preserve">% / 36.8%). </w:t>
      </w:r>
      <w:r w:rsidR="00B96FB8">
        <w:rPr>
          <w:rFonts w:eastAsia="Times New Roman"/>
          <w:sz w:val="24"/>
          <w:szCs w:val="24"/>
        </w:rPr>
        <w:t>These</w:t>
      </w:r>
      <w:r w:rsidR="005319E7" w:rsidRPr="005319E7">
        <w:rPr>
          <w:rFonts w:eastAsia="Times New Roman"/>
          <w:sz w:val="24"/>
          <w:szCs w:val="24"/>
        </w:rPr>
        <w:t xml:space="preserve"> results suggest that concealed carry that begins in adolescence </w:t>
      </w:r>
      <w:r w:rsidR="00B96FB8">
        <w:rPr>
          <w:rFonts w:eastAsia="Times New Roman"/>
          <w:sz w:val="24"/>
          <w:szCs w:val="24"/>
        </w:rPr>
        <w:t xml:space="preserve">usually does not </w:t>
      </w:r>
      <w:r w:rsidR="005319E7" w:rsidRPr="005319E7">
        <w:rPr>
          <w:rFonts w:eastAsia="Times New Roman"/>
          <w:sz w:val="24"/>
          <w:szCs w:val="24"/>
        </w:rPr>
        <w:t xml:space="preserve">translate into life-long persistent carrying, </w:t>
      </w:r>
      <w:r w:rsidR="008471A4">
        <w:rPr>
          <w:rFonts w:eastAsia="Times New Roman"/>
          <w:sz w:val="24"/>
          <w:szCs w:val="24"/>
        </w:rPr>
        <w:t xml:space="preserve">especially life-long illegal carrying, </w:t>
      </w:r>
      <w:r w:rsidR="005319E7" w:rsidRPr="005319E7">
        <w:rPr>
          <w:rFonts w:eastAsia="Times New Roman"/>
          <w:sz w:val="24"/>
          <w:szCs w:val="24"/>
        </w:rPr>
        <w:t>while most concealed carry that begins in adulthood is persistent.</w:t>
      </w:r>
    </w:p>
    <w:tbl>
      <w:tblPr>
        <w:tblW w:w="5000" w:type="pct"/>
        <w:tblLook w:val="0000" w:firstRow="0" w:lastRow="0" w:firstColumn="0" w:lastColumn="0" w:noHBand="0" w:noVBand="0"/>
      </w:tblPr>
      <w:tblGrid>
        <w:gridCol w:w="9447"/>
      </w:tblGrid>
      <w:tr w:rsidR="005319E7" w:rsidRPr="005319E7" w14:paraId="7B832644" w14:textId="77777777" w:rsidTr="00AD5BCE">
        <w:tc>
          <w:tcPr>
            <w:tcW w:w="0" w:type="auto"/>
          </w:tcPr>
          <w:p w14:paraId="0585DD30" w14:textId="65DAC575" w:rsidR="005319E7" w:rsidRPr="005319E7" w:rsidRDefault="005319E7" w:rsidP="00350D98">
            <w:pPr>
              <w:spacing w:after="100" w:afterAutospacing="1"/>
              <w:ind w:left="720"/>
              <w:jc w:val="center"/>
              <w:rPr>
                <w:rFonts w:eastAsia="Times New Roman"/>
                <w:sz w:val="24"/>
                <w:szCs w:val="24"/>
              </w:rPr>
            </w:pPr>
            <w:bookmarkStart w:id="8" w:name="fig-continuity"/>
            <w:r w:rsidRPr="005319E7">
              <w:rPr>
                <w:rFonts w:eastAsia="Times New Roman"/>
                <w:noProof/>
                <w:sz w:val="24"/>
                <w:szCs w:val="24"/>
              </w:rPr>
              <w:drawing>
                <wp:inline distT="0" distB="0" distL="0" distR="0" wp14:anchorId="2A582FF4" wp14:editId="217E176A">
                  <wp:extent cx="2556000" cy="2556000"/>
                  <wp:effectExtent l="0" t="0" r="0" b="0"/>
                  <wp:docPr id="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2556000" cy="2556000"/>
                          </a:xfrm>
                          <a:prstGeom prst="rect">
                            <a:avLst/>
                          </a:prstGeom>
                        </pic:spPr>
                      </pic:pic>
                    </a:graphicData>
                  </a:graphic>
                </wp:inline>
              </w:drawing>
            </w:r>
          </w:p>
        </w:tc>
        <w:bookmarkEnd w:id="8"/>
      </w:tr>
    </w:tbl>
    <w:p w14:paraId="13255511" w14:textId="77777777" w:rsidR="00B535CA" w:rsidRDefault="00B535CA" w:rsidP="005461DF">
      <w:pPr>
        <w:spacing w:line="180" w:lineRule="exact"/>
        <w:ind w:left="1440" w:hanging="720"/>
        <w:rPr>
          <w:rFonts w:eastAsia="Times New Roman"/>
          <w:b/>
          <w:sz w:val="24"/>
          <w:szCs w:val="24"/>
        </w:rPr>
      </w:pPr>
      <w:bookmarkStart w:id="9" w:name="gun-use"/>
      <w:bookmarkEnd w:id="6"/>
    </w:p>
    <w:p w14:paraId="0DE4D727" w14:textId="30967056" w:rsidR="00B55549" w:rsidRPr="00B55549" w:rsidRDefault="00B55549" w:rsidP="00B535CA">
      <w:pPr>
        <w:spacing w:after="100" w:afterAutospacing="1"/>
        <w:ind w:left="1440" w:hanging="720"/>
        <w:rPr>
          <w:rFonts w:eastAsia="Times New Roman"/>
          <w:b/>
          <w:sz w:val="24"/>
          <w:szCs w:val="24"/>
        </w:rPr>
      </w:pPr>
      <w:r w:rsidRPr="00DB63F1">
        <w:rPr>
          <w:rFonts w:eastAsia="Times New Roman"/>
          <w:b/>
          <w:sz w:val="24"/>
          <w:szCs w:val="24"/>
        </w:rPr>
        <w:t xml:space="preserve">Fig. </w:t>
      </w:r>
      <w:r>
        <w:rPr>
          <w:rFonts w:eastAsia="Times New Roman"/>
          <w:b/>
          <w:sz w:val="24"/>
          <w:szCs w:val="24"/>
        </w:rPr>
        <w:t>4</w:t>
      </w:r>
      <w:r w:rsidRPr="00DB63F1">
        <w:rPr>
          <w:rFonts w:eastAsia="Times New Roman"/>
          <w:b/>
          <w:sz w:val="24"/>
          <w:szCs w:val="24"/>
        </w:rPr>
        <w:t>.</w:t>
      </w:r>
      <w:r w:rsidRPr="00DB63F1">
        <w:rPr>
          <w:rFonts w:eastAsia="Times New Roman"/>
          <w:sz w:val="24"/>
          <w:szCs w:val="24"/>
        </w:rPr>
        <w:t xml:space="preserve"> </w:t>
      </w:r>
      <w:r w:rsidR="00DB03D0">
        <w:rPr>
          <w:rFonts w:eastAsia="Times New Roman"/>
          <w:b/>
          <w:sz w:val="24"/>
          <w:szCs w:val="24"/>
        </w:rPr>
        <w:t>R</w:t>
      </w:r>
      <w:r w:rsidR="00491675">
        <w:rPr>
          <w:rFonts w:eastAsia="Times New Roman"/>
          <w:b/>
          <w:sz w:val="24"/>
          <w:szCs w:val="24"/>
        </w:rPr>
        <w:t>ates of r</w:t>
      </w:r>
      <w:r w:rsidR="00DB03D0">
        <w:rPr>
          <w:rFonts w:eastAsia="Times New Roman"/>
          <w:b/>
          <w:sz w:val="24"/>
          <w:szCs w:val="24"/>
        </w:rPr>
        <w:t xml:space="preserve">ecent concealed carry (2020-2021) </w:t>
      </w:r>
      <w:r w:rsidR="00491675">
        <w:rPr>
          <w:rFonts w:eastAsia="Times New Roman"/>
          <w:b/>
          <w:sz w:val="24"/>
          <w:szCs w:val="24"/>
        </w:rPr>
        <w:t xml:space="preserve">by age </w:t>
      </w:r>
      <w:r w:rsidR="00640645">
        <w:rPr>
          <w:rFonts w:eastAsia="Times New Roman"/>
          <w:b/>
          <w:sz w:val="24"/>
          <w:szCs w:val="24"/>
        </w:rPr>
        <w:t xml:space="preserve">when </w:t>
      </w:r>
      <w:r w:rsidR="00491675">
        <w:rPr>
          <w:rFonts w:eastAsia="Times New Roman"/>
          <w:b/>
          <w:sz w:val="24"/>
          <w:szCs w:val="24"/>
        </w:rPr>
        <w:t xml:space="preserve">first </w:t>
      </w:r>
      <w:r w:rsidR="003D7063">
        <w:rPr>
          <w:rFonts w:eastAsia="Times New Roman"/>
          <w:b/>
          <w:sz w:val="24"/>
          <w:szCs w:val="24"/>
        </w:rPr>
        <w:t xml:space="preserve">carried a </w:t>
      </w:r>
      <w:r w:rsidR="00491675">
        <w:rPr>
          <w:rFonts w:eastAsia="Times New Roman"/>
          <w:b/>
          <w:sz w:val="24"/>
          <w:szCs w:val="24"/>
        </w:rPr>
        <w:t xml:space="preserve">concealed </w:t>
      </w:r>
      <w:r w:rsidR="003D7063">
        <w:rPr>
          <w:rFonts w:eastAsia="Times New Roman"/>
          <w:b/>
          <w:sz w:val="24"/>
          <w:szCs w:val="24"/>
        </w:rPr>
        <w:t>gun</w:t>
      </w:r>
      <w:r w:rsidRPr="00346E93">
        <w:rPr>
          <w:rFonts w:eastAsia="Times New Roman"/>
          <w:b/>
          <w:sz w:val="24"/>
          <w:szCs w:val="24"/>
        </w:rPr>
        <w:t xml:space="preserve">. </w:t>
      </w:r>
      <w:r w:rsidRPr="00B55549">
        <w:rPr>
          <w:rFonts w:eastAsia="Times New Roman"/>
          <w:bCs/>
          <w:sz w:val="24"/>
          <w:szCs w:val="24"/>
        </w:rPr>
        <w:t>Percentages were calculated within each onset group (e.g., among the adolescent-onset group) to facilitate comparison.</w:t>
      </w:r>
    </w:p>
    <w:p w14:paraId="716008DE" w14:textId="16E00A74" w:rsidR="005319E7" w:rsidRPr="005319E7" w:rsidRDefault="000B5EBF" w:rsidP="005319E7">
      <w:pPr>
        <w:spacing w:after="100" w:afterAutospacing="1"/>
        <w:ind w:left="720"/>
        <w:rPr>
          <w:rFonts w:eastAsia="Times New Roman"/>
          <w:b/>
          <w:bCs/>
          <w:sz w:val="24"/>
          <w:szCs w:val="24"/>
        </w:rPr>
      </w:pPr>
      <w:r>
        <w:rPr>
          <w:rFonts w:eastAsia="Times New Roman"/>
          <w:b/>
          <w:bCs/>
          <w:sz w:val="24"/>
          <w:szCs w:val="24"/>
        </w:rPr>
        <w:t>G</w:t>
      </w:r>
      <w:r w:rsidR="005319E7" w:rsidRPr="005319E7">
        <w:rPr>
          <w:rFonts w:eastAsia="Times New Roman"/>
          <w:b/>
          <w:bCs/>
          <w:sz w:val="24"/>
          <w:szCs w:val="24"/>
        </w:rPr>
        <w:t>un use</w:t>
      </w:r>
      <w:r>
        <w:rPr>
          <w:rFonts w:eastAsia="Times New Roman"/>
          <w:b/>
          <w:bCs/>
          <w:sz w:val="24"/>
          <w:szCs w:val="24"/>
        </w:rPr>
        <w:t xml:space="preserve"> by timing of concealed carry</w:t>
      </w:r>
    </w:p>
    <w:p w14:paraId="7ADDC472" w14:textId="7B955F09" w:rsidR="00686B0D" w:rsidRDefault="00B364A4" w:rsidP="005319E7">
      <w:pPr>
        <w:spacing w:after="100" w:afterAutospacing="1"/>
        <w:ind w:left="720"/>
        <w:rPr>
          <w:rFonts w:eastAsia="Times New Roman"/>
          <w:sz w:val="24"/>
          <w:szCs w:val="24"/>
        </w:rPr>
      </w:pPr>
      <w:r>
        <w:rPr>
          <w:rFonts w:eastAsia="Times New Roman"/>
          <w:sz w:val="24"/>
          <w:szCs w:val="24"/>
        </w:rPr>
        <w:t>Figure 5 depicts the</w:t>
      </w:r>
      <w:r w:rsidR="00686B0D" w:rsidRPr="00686B0D">
        <w:rPr>
          <w:rFonts w:eastAsia="Times New Roman"/>
          <w:sz w:val="24"/>
          <w:szCs w:val="24"/>
        </w:rPr>
        <w:t xml:space="preserve"> percentages </w:t>
      </w:r>
      <w:r>
        <w:rPr>
          <w:rFonts w:eastAsia="Times New Roman"/>
          <w:sz w:val="24"/>
          <w:szCs w:val="24"/>
        </w:rPr>
        <w:t xml:space="preserve">of individuals who used a gun within each onset group. </w:t>
      </w:r>
      <w:r w:rsidR="00280EFD">
        <w:rPr>
          <w:rFonts w:eastAsia="Times New Roman"/>
          <w:sz w:val="24"/>
          <w:szCs w:val="24"/>
        </w:rPr>
        <w:t xml:space="preserve">The data </w:t>
      </w:r>
      <w:r>
        <w:rPr>
          <w:rFonts w:eastAsia="Times New Roman"/>
          <w:sz w:val="24"/>
          <w:szCs w:val="24"/>
        </w:rPr>
        <w:t xml:space="preserve">reveal that gun use is concentrated </w:t>
      </w:r>
      <w:r w:rsidR="005319E7" w:rsidRPr="00686B0D">
        <w:rPr>
          <w:rFonts w:eastAsia="Times New Roman"/>
          <w:sz w:val="24"/>
          <w:szCs w:val="24"/>
        </w:rPr>
        <w:t>among individuals who ever carried a concealed weapon</w:t>
      </w:r>
      <w:r w:rsidR="00A101B9" w:rsidRPr="00686B0D">
        <w:rPr>
          <w:rFonts w:eastAsia="Times New Roman"/>
          <w:sz w:val="24"/>
          <w:szCs w:val="24"/>
        </w:rPr>
        <w:t>,</w:t>
      </w:r>
      <w:r w:rsidR="005319E7" w:rsidRPr="00686B0D">
        <w:rPr>
          <w:rFonts w:eastAsia="Times New Roman"/>
          <w:sz w:val="24"/>
          <w:szCs w:val="24"/>
        </w:rPr>
        <w:t xml:space="preserve"> at </w:t>
      </w:r>
      <w:r w:rsidR="00686B0D" w:rsidRPr="00603F6D">
        <w:rPr>
          <w:sz w:val="24"/>
          <w:szCs w:val="24"/>
        </w:rPr>
        <w:t xml:space="preserve">26.8% by age 21 (95% CI: 7.4–42.1), 30.3% by age 30 (95% CI: 11.0–45.5), and </w:t>
      </w:r>
      <w:r w:rsidR="005319E7" w:rsidRPr="00686B0D">
        <w:rPr>
          <w:rFonts w:eastAsia="Times New Roman"/>
          <w:sz w:val="24"/>
          <w:szCs w:val="24"/>
        </w:rPr>
        <w:t>37.4%</w:t>
      </w:r>
      <w:r w:rsidR="00686B0D" w:rsidRPr="00686B0D">
        <w:rPr>
          <w:rFonts w:eastAsia="Times New Roman"/>
          <w:sz w:val="24"/>
          <w:szCs w:val="24"/>
        </w:rPr>
        <w:t xml:space="preserve"> by age 40</w:t>
      </w:r>
      <w:r w:rsidR="005319E7" w:rsidRPr="00686B0D">
        <w:rPr>
          <w:rFonts w:eastAsia="Times New Roman"/>
          <w:sz w:val="24"/>
          <w:szCs w:val="24"/>
        </w:rPr>
        <w:t xml:space="preserve"> (95% CI: 17.6–52.4).</w:t>
      </w:r>
      <w:r w:rsidR="005319E7" w:rsidRPr="005319E7">
        <w:rPr>
          <w:rFonts w:eastAsia="Times New Roman"/>
          <w:sz w:val="24"/>
          <w:szCs w:val="24"/>
        </w:rPr>
        <w:t xml:space="preserve"> </w:t>
      </w:r>
    </w:p>
    <w:p w14:paraId="0C412AC2" w14:textId="252E01D1" w:rsidR="005319E7" w:rsidRPr="005319E7" w:rsidRDefault="005319E7" w:rsidP="005319E7">
      <w:pPr>
        <w:spacing w:after="100" w:afterAutospacing="1"/>
        <w:ind w:left="720"/>
        <w:rPr>
          <w:rFonts w:eastAsia="Times New Roman"/>
          <w:sz w:val="24"/>
          <w:szCs w:val="24"/>
        </w:rPr>
      </w:pPr>
      <w:r w:rsidRPr="005319E7">
        <w:rPr>
          <w:rFonts w:eastAsia="Times New Roman"/>
          <w:sz w:val="24"/>
          <w:szCs w:val="24"/>
        </w:rPr>
        <w:t xml:space="preserve">The estimated percentage of people who used a gun by age 40 is </w:t>
      </w:r>
      <w:r w:rsidR="0018498C">
        <w:rPr>
          <w:rFonts w:eastAsia="Times New Roman"/>
          <w:sz w:val="24"/>
          <w:szCs w:val="24"/>
        </w:rPr>
        <w:t xml:space="preserve">greatest among the </w:t>
      </w:r>
      <w:r w:rsidRPr="005319E7">
        <w:rPr>
          <w:rFonts w:eastAsia="Times New Roman"/>
          <w:sz w:val="24"/>
          <w:szCs w:val="24"/>
        </w:rPr>
        <w:t>adolescent-onset gun carriers</w:t>
      </w:r>
      <w:r w:rsidR="0018498C">
        <w:rPr>
          <w:rFonts w:eastAsia="Times New Roman"/>
          <w:sz w:val="24"/>
          <w:szCs w:val="24"/>
        </w:rPr>
        <w:t>, but not dramatically more than the</w:t>
      </w:r>
      <w:r w:rsidRPr="005319E7">
        <w:rPr>
          <w:rFonts w:eastAsia="Times New Roman"/>
          <w:sz w:val="24"/>
          <w:szCs w:val="24"/>
        </w:rPr>
        <w:t xml:space="preserve"> adult-onset carriers. However, each group takes a much different trajectory to reach this approximately 40% prevalence of gun use by age 40. As seen in</w:t>
      </w:r>
      <w:r w:rsidR="00F535AC">
        <w:rPr>
          <w:rFonts w:eastAsia="Times New Roman"/>
          <w:sz w:val="24"/>
          <w:szCs w:val="24"/>
        </w:rPr>
        <w:t xml:space="preserve"> </w:t>
      </w:r>
      <w:r w:rsidR="008361A2">
        <w:rPr>
          <w:rFonts w:eastAsia="Times New Roman"/>
          <w:sz w:val="24"/>
          <w:szCs w:val="24"/>
        </w:rPr>
        <w:t>Fig.</w:t>
      </w:r>
      <w:r w:rsidR="00F535AC">
        <w:rPr>
          <w:rFonts w:eastAsia="Times New Roman"/>
          <w:sz w:val="24"/>
          <w:szCs w:val="24"/>
        </w:rPr>
        <w:t xml:space="preserve"> 5</w:t>
      </w:r>
      <w:r w:rsidRPr="005319E7">
        <w:rPr>
          <w:rFonts w:eastAsia="Times New Roman"/>
          <w:sz w:val="24"/>
          <w:szCs w:val="24"/>
        </w:rPr>
        <w:t>, while 43%</w:t>
      </w:r>
      <w:r w:rsidR="002219E5">
        <w:rPr>
          <w:rFonts w:eastAsia="Times New Roman"/>
          <w:sz w:val="24"/>
          <w:szCs w:val="24"/>
        </w:rPr>
        <w:t xml:space="preserve"> (95% CI: </w:t>
      </w:r>
      <w:r w:rsidR="00C6751B">
        <w:rPr>
          <w:rFonts w:eastAsia="Times New Roman"/>
          <w:sz w:val="24"/>
          <w:szCs w:val="24"/>
        </w:rPr>
        <w:t>27.2</w:t>
      </w:r>
      <w:r w:rsidR="00C6751B" w:rsidRPr="005319E7">
        <w:rPr>
          <w:rFonts w:eastAsia="Times New Roman"/>
          <w:sz w:val="24"/>
          <w:szCs w:val="24"/>
        </w:rPr>
        <w:t>–</w:t>
      </w:r>
      <w:r w:rsidR="00752CC2">
        <w:rPr>
          <w:rFonts w:eastAsia="Times New Roman"/>
          <w:sz w:val="24"/>
          <w:szCs w:val="24"/>
        </w:rPr>
        <w:t>55.3)</w:t>
      </w:r>
      <w:r w:rsidRPr="005319E7">
        <w:rPr>
          <w:rFonts w:eastAsia="Times New Roman"/>
          <w:sz w:val="24"/>
          <w:szCs w:val="24"/>
        </w:rPr>
        <w:t xml:space="preserve"> of adolescent-onset gun carriers reported using a gun by age 21, the line remains completely flat after age 21, meaning none of the 57% of adolescent-onset carriers who reached age 21 without having used a gun reported ever using a gun later in adulthood; despite their early onset of gun carrying, the observed probability of first gun use drops to zero once they reach adulthood. Because adolescent-onset perfectly predicts the absence of later first gun use, no meaningful statistical analysis can be conducted. In general, however, the onset of concealed carry is a strong predictor of later gun use. As indicated by the “never carried” line in blue, gun use rarely occurs in the absence of concealed carry onset. Half of non-carriers that reported using a gun indicated their gun use was in response to crimes including burglary, theft, or trespassing. The adult-onset group follows a starkly different trajectory (green line). Despite adult-onset gun carriers reporting lower risks of gun use year-to-year, by age 40 the </w:t>
      </w:r>
      <w:r w:rsidR="00A23D07">
        <w:rPr>
          <w:rFonts w:eastAsia="Times New Roman"/>
          <w:sz w:val="24"/>
          <w:szCs w:val="24"/>
        </w:rPr>
        <w:t xml:space="preserve">estimated </w:t>
      </w:r>
      <w:r w:rsidRPr="005319E7">
        <w:rPr>
          <w:rFonts w:eastAsia="Times New Roman"/>
          <w:sz w:val="24"/>
          <w:szCs w:val="24"/>
        </w:rPr>
        <w:t xml:space="preserve">lifetime risk of ever using a </w:t>
      </w:r>
      <w:proofErr w:type="gramStart"/>
      <w:r w:rsidRPr="005319E7">
        <w:rPr>
          <w:rFonts w:eastAsia="Times New Roman"/>
          <w:sz w:val="24"/>
          <w:szCs w:val="24"/>
        </w:rPr>
        <w:t>gun approaches</w:t>
      </w:r>
      <w:proofErr w:type="gramEnd"/>
      <w:r w:rsidRPr="005319E7">
        <w:rPr>
          <w:rFonts w:eastAsia="Times New Roman"/>
          <w:sz w:val="24"/>
          <w:szCs w:val="24"/>
        </w:rPr>
        <w:t xml:space="preserve"> </w:t>
      </w:r>
      <w:r w:rsidR="0090702F">
        <w:rPr>
          <w:rFonts w:eastAsia="Times New Roman"/>
          <w:sz w:val="24"/>
          <w:szCs w:val="24"/>
        </w:rPr>
        <w:t xml:space="preserve">that of </w:t>
      </w:r>
      <w:r w:rsidRPr="005319E7">
        <w:rPr>
          <w:rFonts w:eastAsia="Times New Roman"/>
          <w:sz w:val="24"/>
          <w:szCs w:val="24"/>
        </w:rPr>
        <w:t>the adolescent-onset carriers (35.7%</w:t>
      </w:r>
      <w:r w:rsidR="0090702F">
        <w:rPr>
          <w:rFonts w:eastAsia="Times New Roman"/>
          <w:sz w:val="24"/>
          <w:szCs w:val="24"/>
        </w:rPr>
        <w:t xml:space="preserve">; 95% CI: </w:t>
      </w:r>
      <w:r w:rsidR="00A56C5B">
        <w:rPr>
          <w:rFonts w:eastAsia="Times New Roman"/>
          <w:sz w:val="24"/>
          <w:szCs w:val="24"/>
        </w:rPr>
        <w:t>8.3</w:t>
      </w:r>
      <w:r w:rsidR="0090702F" w:rsidRPr="005319E7">
        <w:rPr>
          <w:rFonts w:eastAsia="Times New Roman"/>
          <w:sz w:val="24"/>
          <w:szCs w:val="24"/>
        </w:rPr>
        <w:t>–</w:t>
      </w:r>
      <w:r w:rsidR="00A56C5B">
        <w:rPr>
          <w:rFonts w:eastAsia="Times New Roman"/>
          <w:sz w:val="24"/>
          <w:szCs w:val="24"/>
        </w:rPr>
        <w:t>54.9</w:t>
      </w:r>
      <w:r w:rsidRPr="005319E7">
        <w:rPr>
          <w:rFonts w:eastAsia="Times New Roman"/>
          <w:sz w:val="24"/>
          <w:szCs w:val="24"/>
        </w:rPr>
        <w:t xml:space="preserve">). This </w:t>
      </w:r>
      <w:r w:rsidR="009D4232">
        <w:rPr>
          <w:rFonts w:eastAsia="Times New Roman"/>
          <w:sz w:val="24"/>
          <w:szCs w:val="24"/>
        </w:rPr>
        <w:t xml:space="preserve">finding </w:t>
      </w:r>
      <w:r w:rsidRPr="005319E7">
        <w:rPr>
          <w:rFonts w:eastAsia="Times New Roman"/>
          <w:sz w:val="24"/>
          <w:szCs w:val="24"/>
        </w:rPr>
        <w:t xml:space="preserve">may </w:t>
      </w:r>
      <w:r w:rsidR="009D4232">
        <w:rPr>
          <w:rFonts w:eastAsia="Times New Roman"/>
          <w:sz w:val="24"/>
          <w:szCs w:val="24"/>
        </w:rPr>
        <w:t>reflect</w:t>
      </w:r>
      <w:r w:rsidRPr="005319E7">
        <w:rPr>
          <w:rFonts w:eastAsia="Times New Roman"/>
          <w:sz w:val="24"/>
          <w:szCs w:val="24"/>
        </w:rPr>
        <w:t xml:space="preserve"> the high persistence in carry observed in</w:t>
      </w:r>
      <w:r w:rsidR="00F535AC">
        <w:rPr>
          <w:rFonts w:eastAsia="Times New Roman"/>
          <w:sz w:val="24"/>
          <w:szCs w:val="24"/>
        </w:rPr>
        <w:t xml:space="preserve"> </w:t>
      </w:r>
      <w:r w:rsidR="008361A2">
        <w:rPr>
          <w:rFonts w:eastAsia="Times New Roman"/>
          <w:sz w:val="24"/>
          <w:szCs w:val="24"/>
        </w:rPr>
        <w:t>Fig.</w:t>
      </w:r>
      <w:r w:rsidR="00F535AC">
        <w:rPr>
          <w:rFonts w:eastAsia="Times New Roman"/>
          <w:sz w:val="24"/>
          <w:szCs w:val="24"/>
        </w:rPr>
        <w:t xml:space="preserve"> 4</w:t>
      </w:r>
      <w:r w:rsidRPr="005319E7">
        <w:rPr>
          <w:rFonts w:eastAsia="Times New Roman"/>
          <w:sz w:val="24"/>
          <w:szCs w:val="24"/>
        </w:rPr>
        <w:t xml:space="preserve"> and period-specific changes in 2020-2021 observed in the bottom row of </w:t>
      </w:r>
      <w:r w:rsidR="008361A2">
        <w:rPr>
          <w:rFonts w:eastAsia="Times New Roman"/>
          <w:sz w:val="24"/>
          <w:szCs w:val="24"/>
        </w:rPr>
        <w:t>Fig.</w:t>
      </w:r>
      <w:r w:rsidRPr="005319E7">
        <w:rPr>
          <w:rFonts w:eastAsia="Times New Roman"/>
          <w:sz w:val="24"/>
          <w:szCs w:val="24"/>
        </w:rPr>
        <w:t xml:space="preserve"> 3</w:t>
      </w:r>
      <w:r w:rsidR="009D4232">
        <w:rPr>
          <w:rFonts w:eastAsia="Times New Roman"/>
          <w:sz w:val="24"/>
          <w:szCs w:val="24"/>
        </w:rPr>
        <w:t>, although we note that only one of our cohorts had reached age 40 by the end of our observation period</w:t>
      </w:r>
      <w:r w:rsidRPr="005319E7">
        <w:rPr>
          <w:rFonts w:eastAsia="Times New Roman"/>
          <w:sz w:val="24"/>
          <w:szCs w:val="24"/>
        </w:rPr>
        <w:t xml:space="preserve">. </w:t>
      </w:r>
    </w:p>
    <w:tbl>
      <w:tblPr>
        <w:tblW w:w="5000" w:type="pct"/>
        <w:tblLook w:val="0000" w:firstRow="0" w:lastRow="0" w:firstColumn="0" w:lastColumn="0" w:noHBand="0" w:noVBand="0"/>
      </w:tblPr>
      <w:tblGrid>
        <w:gridCol w:w="9447"/>
      </w:tblGrid>
      <w:tr w:rsidR="005319E7" w:rsidRPr="005319E7" w14:paraId="40191012" w14:textId="77777777" w:rsidTr="00AD5BCE">
        <w:tc>
          <w:tcPr>
            <w:tcW w:w="0" w:type="auto"/>
          </w:tcPr>
          <w:p w14:paraId="3C1300F8" w14:textId="5D70E774" w:rsidR="005319E7" w:rsidRPr="005319E7" w:rsidRDefault="005319E7" w:rsidP="008F233F">
            <w:pPr>
              <w:spacing w:after="100" w:afterAutospacing="1"/>
              <w:ind w:left="720"/>
              <w:jc w:val="center"/>
              <w:rPr>
                <w:rFonts w:eastAsia="Times New Roman"/>
                <w:sz w:val="24"/>
                <w:szCs w:val="24"/>
              </w:rPr>
            </w:pPr>
            <w:bookmarkStart w:id="10" w:name="fig-gun-use"/>
            <w:r w:rsidRPr="005319E7">
              <w:rPr>
                <w:rFonts w:eastAsia="Times New Roman"/>
                <w:noProof/>
                <w:sz w:val="24"/>
                <w:szCs w:val="24"/>
              </w:rPr>
              <w:drawing>
                <wp:inline distT="0" distB="0" distL="0" distR="0" wp14:anchorId="3BC4949B" wp14:editId="18BB0426">
                  <wp:extent cx="3441600" cy="3229030"/>
                  <wp:effectExtent l="0" t="0" r="6985" b="0"/>
                  <wp:docPr id="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3441600" cy="3229030"/>
                          </a:xfrm>
                          <a:prstGeom prst="rect">
                            <a:avLst/>
                          </a:prstGeom>
                        </pic:spPr>
                      </pic:pic>
                    </a:graphicData>
                  </a:graphic>
                </wp:inline>
              </w:drawing>
            </w:r>
          </w:p>
        </w:tc>
        <w:bookmarkEnd w:id="10"/>
      </w:tr>
    </w:tbl>
    <w:p w14:paraId="08D30A11" w14:textId="77777777" w:rsidR="001A35AD" w:rsidRDefault="001A35AD" w:rsidP="005461DF">
      <w:pPr>
        <w:spacing w:line="180" w:lineRule="exact"/>
        <w:ind w:left="1440" w:hanging="720"/>
        <w:rPr>
          <w:rFonts w:eastAsia="Times New Roman"/>
          <w:b/>
          <w:sz w:val="24"/>
          <w:szCs w:val="24"/>
        </w:rPr>
      </w:pPr>
      <w:bookmarkStart w:id="11" w:name="exposure-to-gun-violence"/>
      <w:bookmarkEnd w:id="9"/>
    </w:p>
    <w:p w14:paraId="7B25FFA9" w14:textId="59CCC3A9" w:rsidR="00B55549" w:rsidRDefault="00904BD6" w:rsidP="00904BD6">
      <w:pPr>
        <w:spacing w:after="100" w:afterAutospacing="1"/>
        <w:ind w:left="1440" w:hanging="720"/>
        <w:rPr>
          <w:rFonts w:eastAsia="Times New Roman"/>
          <w:b/>
          <w:bCs/>
          <w:sz w:val="24"/>
          <w:szCs w:val="24"/>
        </w:rPr>
      </w:pPr>
      <w:r w:rsidRPr="00DB63F1">
        <w:rPr>
          <w:rFonts w:eastAsia="Times New Roman"/>
          <w:b/>
          <w:sz w:val="24"/>
          <w:szCs w:val="24"/>
        </w:rPr>
        <w:t xml:space="preserve">Fig. </w:t>
      </w:r>
      <w:r>
        <w:rPr>
          <w:rFonts w:eastAsia="Times New Roman"/>
          <w:b/>
          <w:sz w:val="24"/>
          <w:szCs w:val="24"/>
        </w:rPr>
        <w:t>5</w:t>
      </w:r>
      <w:r w:rsidRPr="00DB63F1">
        <w:rPr>
          <w:rFonts w:eastAsia="Times New Roman"/>
          <w:b/>
          <w:sz w:val="24"/>
          <w:szCs w:val="24"/>
        </w:rPr>
        <w:t>.</w:t>
      </w:r>
      <w:r w:rsidRPr="00DB63F1">
        <w:rPr>
          <w:rFonts w:eastAsia="Times New Roman"/>
          <w:sz w:val="24"/>
          <w:szCs w:val="24"/>
        </w:rPr>
        <w:t xml:space="preserve"> </w:t>
      </w:r>
      <w:r w:rsidRPr="00904BD6">
        <w:rPr>
          <w:rFonts w:eastAsia="Times New Roman"/>
          <w:b/>
          <w:sz w:val="24"/>
          <w:szCs w:val="24"/>
        </w:rPr>
        <w:t>Cumulative percentage of respondents reporting using a gun for defense or shooting at someone by age and timing of onset of concealed carry</w:t>
      </w:r>
      <w:r w:rsidRPr="00346E93">
        <w:rPr>
          <w:rFonts w:eastAsia="Times New Roman"/>
          <w:b/>
          <w:sz w:val="24"/>
          <w:szCs w:val="24"/>
        </w:rPr>
        <w:t xml:space="preserve">. </w:t>
      </w:r>
      <w:r w:rsidRPr="00904BD6">
        <w:rPr>
          <w:rFonts w:eastAsia="Times New Roman"/>
          <w:bCs/>
          <w:sz w:val="24"/>
          <w:szCs w:val="24"/>
        </w:rPr>
        <w:t>No respondents who reported starting to carry a concealed firearm prior to age 21 reported using a gun for the first time after age 21.</w:t>
      </w:r>
    </w:p>
    <w:p w14:paraId="1C8A648C" w14:textId="0C38D3E7" w:rsidR="005319E7" w:rsidRPr="005319E7" w:rsidRDefault="005319E7" w:rsidP="005319E7">
      <w:pPr>
        <w:spacing w:after="100" w:afterAutospacing="1"/>
        <w:ind w:left="720"/>
        <w:rPr>
          <w:rFonts w:eastAsia="Times New Roman"/>
          <w:b/>
          <w:bCs/>
          <w:sz w:val="24"/>
          <w:szCs w:val="24"/>
        </w:rPr>
      </w:pPr>
      <w:r w:rsidRPr="005319E7">
        <w:rPr>
          <w:rFonts w:eastAsia="Times New Roman"/>
          <w:b/>
          <w:bCs/>
          <w:sz w:val="24"/>
          <w:szCs w:val="24"/>
        </w:rPr>
        <w:t>Exposure to gun violence</w:t>
      </w:r>
    </w:p>
    <w:p w14:paraId="044018D1" w14:textId="4A4880F9" w:rsidR="005319E7" w:rsidRDefault="005319E7" w:rsidP="005319E7">
      <w:pPr>
        <w:spacing w:after="100" w:afterAutospacing="1"/>
        <w:ind w:left="720"/>
        <w:rPr>
          <w:rFonts w:eastAsia="Times New Roman"/>
          <w:sz w:val="24"/>
          <w:szCs w:val="24"/>
        </w:rPr>
      </w:pPr>
      <w:r w:rsidRPr="005319E7">
        <w:rPr>
          <w:rFonts w:eastAsia="Times New Roman"/>
          <w:sz w:val="24"/>
          <w:szCs w:val="24"/>
        </w:rPr>
        <w:t>Based on the sharp differences</w:t>
      </w:r>
      <w:r w:rsidR="00014902">
        <w:rPr>
          <w:rFonts w:eastAsia="Times New Roman"/>
          <w:sz w:val="24"/>
          <w:szCs w:val="24"/>
        </w:rPr>
        <w:t xml:space="preserve"> in gun use</w:t>
      </w:r>
      <w:r w:rsidRPr="005319E7">
        <w:rPr>
          <w:rFonts w:eastAsia="Times New Roman"/>
          <w:sz w:val="24"/>
          <w:szCs w:val="24"/>
        </w:rPr>
        <w:t xml:space="preserve"> observed between adolescent and adult-onset groups, we examine next how </w:t>
      </w:r>
      <w:r w:rsidR="00AE7F97" w:rsidRPr="00054DCF">
        <w:rPr>
          <w:rFonts w:eastAsia="Times New Roman"/>
          <w:sz w:val="24"/>
          <w:szCs w:val="24"/>
        </w:rPr>
        <w:t xml:space="preserve">direct exposure to gun violence through victimization or witnessing shootings </w:t>
      </w:r>
      <w:r w:rsidRPr="005319E7">
        <w:rPr>
          <w:rFonts w:eastAsia="Times New Roman"/>
          <w:sz w:val="24"/>
          <w:szCs w:val="24"/>
        </w:rPr>
        <w:t>relates to onset of concealed carry before and after age 21 using multivariable models.</w:t>
      </w:r>
      <w:r w:rsidR="00AA2316">
        <w:rPr>
          <w:rFonts w:eastAsia="Times New Roman"/>
          <w:sz w:val="24"/>
          <w:szCs w:val="24"/>
        </w:rPr>
        <w:t xml:space="preserve"> </w:t>
      </w:r>
      <w:r w:rsidR="008361A2">
        <w:rPr>
          <w:rFonts w:eastAsia="Times New Roman"/>
          <w:sz w:val="24"/>
          <w:szCs w:val="24"/>
        </w:rPr>
        <w:t>Fig.</w:t>
      </w:r>
      <w:r w:rsidR="00AA2316">
        <w:rPr>
          <w:rFonts w:eastAsia="Times New Roman"/>
          <w:sz w:val="24"/>
          <w:szCs w:val="24"/>
        </w:rPr>
        <w:t xml:space="preserve"> 6</w:t>
      </w:r>
      <w:r w:rsidRPr="005319E7">
        <w:rPr>
          <w:rFonts w:eastAsia="Times New Roman"/>
          <w:sz w:val="24"/>
          <w:szCs w:val="24"/>
        </w:rPr>
        <w:t xml:space="preserve"> displays estimated probabilities from </w:t>
      </w:r>
      <w:r w:rsidR="00C20B11">
        <w:rPr>
          <w:rFonts w:eastAsia="Times New Roman"/>
          <w:sz w:val="24"/>
          <w:szCs w:val="24"/>
        </w:rPr>
        <w:t>t</w:t>
      </w:r>
      <w:r w:rsidR="00C20B11" w:rsidRPr="00916AC1">
        <w:rPr>
          <w:rFonts w:eastAsia="Times New Roman"/>
          <w:sz w:val="24"/>
          <w:szCs w:val="24"/>
        </w:rPr>
        <w:t xml:space="preserve">hree separate analyses: (a) </w:t>
      </w:r>
      <w:r w:rsidR="00C20B11">
        <w:rPr>
          <w:rFonts w:eastAsia="Times New Roman"/>
          <w:sz w:val="24"/>
          <w:szCs w:val="24"/>
        </w:rPr>
        <w:t>an</w:t>
      </w:r>
      <w:r w:rsidR="00C20B11" w:rsidRPr="00916AC1">
        <w:rPr>
          <w:rFonts w:eastAsia="Times New Roman"/>
          <w:sz w:val="24"/>
          <w:szCs w:val="24"/>
        </w:rPr>
        <w:t xml:space="preserve"> adolescent-onset model in which exposure</w:t>
      </w:r>
      <w:r w:rsidR="00C20B11">
        <w:rPr>
          <w:rFonts w:eastAsia="Times New Roman"/>
          <w:sz w:val="24"/>
          <w:szCs w:val="24"/>
        </w:rPr>
        <w:t xml:space="preserve"> to gun violence</w:t>
      </w:r>
      <w:r w:rsidR="00C20B11" w:rsidRPr="00916AC1">
        <w:rPr>
          <w:rFonts w:eastAsia="Times New Roman"/>
          <w:sz w:val="24"/>
          <w:szCs w:val="24"/>
        </w:rPr>
        <w:t xml:space="preserve"> prior to age 15 predicts carry between 15 and 21; (b) a young-adult-onset model in which exposure prior to age 21 predicts carry between 21 and 27; and (c) an adult-onset model in which exposure prior to 21 predicts carry </w:t>
      </w:r>
      <w:r w:rsidR="00EB18E6">
        <w:rPr>
          <w:rFonts w:eastAsia="Times New Roman"/>
          <w:sz w:val="24"/>
          <w:szCs w:val="24"/>
        </w:rPr>
        <w:t>between</w:t>
      </w:r>
      <w:r w:rsidR="00EB18E6" w:rsidRPr="00916AC1">
        <w:rPr>
          <w:rFonts w:eastAsia="Times New Roman"/>
          <w:sz w:val="24"/>
          <w:szCs w:val="24"/>
        </w:rPr>
        <w:t xml:space="preserve"> </w:t>
      </w:r>
      <w:r w:rsidR="00C20B11" w:rsidRPr="00916AC1">
        <w:rPr>
          <w:rFonts w:eastAsia="Times New Roman"/>
          <w:sz w:val="24"/>
          <w:szCs w:val="24"/>
        </w:rPr>
        <w:t>age</w:t>
      </w:r>
      <w:r w:rsidR="006312A8">
        <w:rPr>
          <w:rFonts w:eastAsia="Times New Roman"/>
          <w:sz w:val="24"/>
          <w:szCs w:val="24"/>
        </w:rPr>
        <w:t>s</w:t>
      </w:r>
      <w:r w:rsidR="00C20B11" w:rsidRPr="00916AC1">
        <w:rPr>
          <w:rFonts w:eastAsia="Times New Roman"/>
          <w:sz w:val="24"/>
          <w:szCs w:val="24"/>
        </w:rPr>
        <w:t xml:space="preserve"> 21 to </w:t>
      </w:r>
      <w:r w:rsidR="00C20B11">
        <w:rPr>
          <w:rFonts w:eastAsia="Times New Roman"/>
          <w:sz w:val="24"/>
          <w:szCs w:val="24"/>
        </w:rPr>
        <w:t>34</w:t>
      </w:r>
      <w:r w:rsidR="00C20B11" w:rsidRPr="00916AC1">
        <w:rPr>
          <w:rFonts w:eastAsia="Times New Roman"/>
          <w:sz w:val="24"/>
          <w:szCs w:val="24"/>
        </w:rPr>
        <w:t>.</w:t>
      </w:r>
      <w:r w:rsidR="00C20B11">
        <w:rPr>
          <w:rFonts w:eastAsia="Times New Roman"/>
          <w:sz w:val="24"/>
          <w:szCs w:val="24"/>
        </w:rPr>
        <w:t xml:space="preserve"> </w:t>
      </w:r>
      <w:r w:rsidRPr="005319E7">
        <w:rPr>
          <w:rFonts w:eastAsia="Times New Roman"/>
          <w:sz w:val="24"/>
          <w:szCs w:val="24"/>
        </w:rPr>
        <w:t xml:space="preserve">See </w:t>
      </w:r>
      <w:r w:rsidR="001947F3">
        <w:rPr>
          <w:rFonts w:eastAsia="Times New Roman"/>
          <w:sz w:val="24"/>
          <w:szCs w:val="24"/>
        </w:rPr>
        <w:t>Fig. S</w:t>
      </w:r>
      <w:r w:rsidR="007C517E">
        <w:rPr>
          <w:rFonts w:eastAsia="Times New Roman"/>
          <w:sz w:val="24"/>
          <w:szCs w:val="24"/>
        </w:rPr>
        <w:t>2</w:t>
      </w:r>
      <w:r w:rsidRPr="005319E7">
        <w:rPr>
          <w:rFonts w:eastAsia="Times New Roman"/>
          <w:sz w:val="24"/>
          <w:szCs w:val="24"/>
        </w:rPr>
        <w:t xml:space="preserve"> for </w:t>
      </w:r>
      <w:r w:rsidR="003447C9">
        <w:rPr>
          <w:rFonts w:eastAsia="Times New Roman"/>
          <w:sz w:val="24"/>
          <w:szCs w:val="24"/>
        </w:rPr>
        <w:t xml:space="preserve">full </w:t>
      </w:r>
      <w:r w:rsidRPr="005319E7">
        <w:rPr>
          <w:rFonts w:eastAsia="Times New Roman"/>
          <w:sz w:val="24"/>
          <w:szCs w:val="24"/>
        </w:rPr>
        <w:t>parameter estimates. As seen in</w:t>
      </w:r>
      <w:r w:rsidR="00AA2316">
        <w:rPr>
          <w:rFonts w:eastAsia="Times New Roman"/>
          <w:sz w:val="24"/>
          <w:szCs w:val="24"/>
        </w:rPr>
        <w:t xml:space="preserve"> </w:t>
      </w:r>
      <w:r w:rsidR="008361A2">
        <w:rPr>
          <w:rFonts w:eastAsia="Times New Roman"/>
          <w:sz w:val="24"/>
          <w:szCs w:val="24"/>
        </w:rPr>
        <w:t>Fig.</w:t>
      </w:r>
      <w:r w:rsidR="00AA2316">
        <w:rPr>
          <w:rFonts w:eastAsia="Times New Roman"/>
          <w:sz w:val="24"/>
          <w:szCs w:val="24"/>
        </w:rPr>
        <w:t xml:space="preserve"> 6</w:t>
      </w:r>
      <w:r w:rsidRPr="005319E7">
        <w:rPr>
          <w:rFonts w:eastAsia="Times New Roman"/>
          <w:sz w:val="24"/>
          <w:szCs w:val="24"/>
        </w:rPr>
        <w:t xml:space="preserve">, exposure to gun violence before age 15 is associated with a statistically significant (p &lt; .01) doubling in the probability of carrying a concealed gun between ages 15 and 21. In contrast, however, we find exposure to gun violence is not statistically or substantively associated with concealed carry onset between 21 and 27 or 21 to </w:t>
      </w:r>
      <w:r w:rsidR="00B7168F">
        <w:rPr>
          <w:rFonts w:eastAsia="Times New Roman"/>
          <w:sz w:val="24"/>
          <w:szCs w:val="24"/>
        </w:rPr>
        <w:t>34</w:t>
      </w:r>
      <w:r w:rsidRPr="005319E7">
        <w:rPr>
          <w:rFonts w:eastAsia="Times New Roman"/>
          <w:sz w:val="24"/>
          <w:szCs w:val="24"/>
        </w:rPr>
        <w:t xml:space="preserve">. As the results for carry 21 to </w:t>
      </w:r>
      <w:r w:rsidR="000B2C88">
        <w:rPr>
          <w:rFonts w:eastAsia="Times New Roman"/>
          <w:sz w:val="24"/>
          <w:szCs w:val="24"/>
        </w:rPr>
        <w:t>34</w:t>
      </w:r>
      <w:r w:rsidR="000B2C88" w:rsidRPr="005319E7">
        <w:rPr>
          <w:rFonts w:eastAsia="Times New Roman"/>
          <w:sz w:val="24"/>
          <w:szCs w:val="24"/>
        </w:rPr>
        <w:t xml:space="preserve"> </w:t>
      </w:r>
      <w:proofErr w:type="gramStart"/>
      <w:r w:rsidRPr="005319E7">
        <w:rPr>
          <w:rFonts w:eastAsia="Times New Roman"/>
          <w:sz w:val="24"/>
          <w:szCs w:val="24"/>
        </w:rPr>
        <w:t>reveal</w:t>
      </w:r>
      <w:proofErr w:type="gramEnd"/>
      <w:r w:rsidRPr="005319E7">
        <w:rPr>
          <w:rFonts w:eastAsia="Times New Roman"/>
          <w:sz w:val="24"/>
          <w:szCs w:val="24"/>
        </w:rPr>
        <w:t xml:space="preserve">, </w:t>
      </w:r>
      <w:r w:rsidR="00FF7192">
        <w:rPr>
          <w:rFonts w:eastAsia="Times New Roman"/>
          <w:sz w:val="24"/>
          <w:szCs w:val="24"/>
        </w:rPr>
        <w:t>10</w:t>
      </w:r>
      <w:r w:rsidRPr="005319E7">
        <w:rPr>
          <w:rFonts w:eastAsia="Times New Roman"/>
          <w:sz w:val="24"/>
          <w:szCs w:val="24"/>
        </w:rPr>
        <w:t xml:space="preserve">% of individuals who reached 21 without carrying a concealed gun are expected to carry one by age </w:t>
      </w:r>
      <w:r w:rsidR="00FF7192">
        <w:rPr>
          <w:rFonts w:eastAsia="Times New Roman"/>
          <w:sz w:val="24"/>
          <w:szCs w:val="24"/>
        </w:rPr>
        <w:t>34</w:t>
      </w:r>
      <w:r w:rsidRPr="005319E7">
        <w:rPr>
          <w:rFonts w:eastAsia="Times New Roman"/>
          <w:sz w:val="24"/>
          <w:szCs w:val="24"/>
        </w:rPr>
        <w:t xml:space="preserve">, whether exposed to violence or not. </w:t>
      </w:r>
      <w:r w:rsidR="00FC2C4C" w:rsidRPr="00FC2C4C">
        <w:rPr>
          <w:sz w:val="24"/>
          <w:szCs w:val="24"/>
        </w:rPr>
        <w:t xml:space="preserve">Direct exposure to gun violence after age 21 is far less frequent than </w:t>
      </w:r>
      <w:r w:rsidR="00FC2C4C">
        <w:rPr>
          <w:sz w:val="24"/>
          <w:szCs w:val="24"/>
        </w:rPr>
        <w:t>during adolescence</w:t>
      </w:r>
      <w:r w:rsidR="00FC2C4C" w:rsidRPr="00FC2C4C">
        <w:rPr>
          <w:sz w:val="24"/>
          <w:szCs w:val="24"/>
        </w:rPr>
        <w:t>,</w:t>
      </w:r>
      <w:r w:rsidR="00FC2C4C">
        <w:rPr>
          <w:sz w:val="24"/>
          <w:szCs w:val="24"/>
        </w:rPr>
        <w:t xml:space="preserve"> precluding estimates of the effect of adult exposure on adult gun carrying, but we would suggest</w:t>
      </w:r>
      <w:r w:rsidR="00FC2C4C" w:rsidRPr="00FC2C4C">
        <w:rPr>
          <w:sz w:val="24"/>
          <w:szCs w:val="24"/>
        </w:rPr>
        <w:t xml:space="preserve"> that the m</w:t>
      </w:r>
      <w:r w:rsidR="00FC2C4C">
        <w:rPr>
          <w:sz w:val="24"/>
          <w:szCs w:val="24"/>
        </w:rPr>
        <w:t>odest</w:t>
      </w:r>
      <w:r w:rsidR="00FC2C4C" w:rsidRPr="00FC2C4C">
        <w:rPr>
          <w:sz w:val="24"/>
          <w:szCs w:val="24"/>
        </w:rPr>
        <w:t xml:space="preserve"> adult exposure to violence likely has a minimal effect on the </w:t>
      </w:r>
      <w:r w:rsidR="001C55D8">
        <w:rPr>
          <w:sz w:val="24"/>
          <w:szCs w:val="24"/>
        </w:rPr>
        <w:t xml:space="preserve">relatively </w:t>
      </w:r>
      <w:r w:rsidR="00FC2C4C" w:rsidRPr="00FC2C4C">
        <w:rPr>
          <w:sz w:val="24"/>
          <w:szCs w:val="24"/>
        </w:rPr>
        <w:t xml:space="preserve">pervasive gun carrying in adulthood. </w:t>
      </w:r>
      <w:r w:rsidRPr="005319E7">
        <w:rPr>
          <w:rFonts w:eastAsia="Times New Roman"/>
          <w:sz w:val="24"/>
          <w:szCs w:val="24"/>
        </w:rPr>
        <w:t xml:space="preserve">Hence, as contemplated in the Discussion section, it appears that concealed carrying of guns in late adolescence is at least in part the product of proximal circumstances and situations such as violent environments, but concealed carrying is </w:t>
      </w:r>
      <w:r w:rsidR="00AE7F97">
        <w:rPr>
          <w:rFonts w:eastAsia="Times New Roman"/>
          <w:sz w:val="24"/>
          <w:szCs w:val="24"/>
        </w:rPr>
        <w:t xml:space="preserve">mainly </w:t>
      </w:r>
      <w:r w:rsidRPr="005319E7">
        <w:rPr>
          <w:rFonts w:eastAsia="Times New Roman"/>
          <w:sz w:val="24"/>
          <w:szCs w:val="24"/>
        </w:rPr>
        <w:t>the product of other forces in adulthood.</w:t>
      </w:r>
    </w:p>
    <w:p w14:paraId="156948A4" w14:textId="77777777" w:rsidR="00F10771" w:rsidRPr="005319E7" w:rsidRDefault="00F10771" w:rsidP="005319E7">
      <w:pPr>
        <w:spacing w:after="100" w:afterAutospacing="1"/>
        <w:ind w:left="720"/>
        <w:rPr>
          <w:rFonts w:eastAsia="Times New Roman"/>
          <w:sz w:val="24"/>
          <w:szCs w:val="24"/>
        </w:rPr>
      </w:pPr>
    </w:p>
    <w:tbl>
      <w:tblPr>
        <w:tblW w:w="5000" w:type="pct"/>
        <w:tblLook w:val="0000" w:firstRow="0" w:lastRow="0" w:firstColumn="0" w:lastColumn="0" w:noHBand="0" w:noVBand="0"/>
      </w:tblPr>
      <w:tblGrid>
        <w:gridCol w:w="9447"/>
      </w:tblGrid>
      <w:tr w:rsidR="005319E7" w:rsidRPr="005319E7" w14:paraId="3F90741C" w14:textId="77777777" w:rsidTr="00AD5BCE">
        <w:tc>
          <w:tcPr>
            <w:tcW w:w="0" w:type="auto"/>
          </w:tcPr>
          <w:p w14:paraId="147DF799" w14:textId="0D348ABF" w:rsidR="005319E7" w:rsidRPr="005319E7" w:rsidRDefault="005319E7" w:rsidP="003B388E">
            <w:pPr>
              <w:spacing w:after="100" w:afterAutospacing="1"/>
              <w:ind w:left="720"/>
              <w:rPr>
                <w:rFonts w:eastAsia="Times New Roman"/>
                <w:sz w:val="24"/>
                <w:szCs w:val="24"/>
              </w:rPr>
            </w:pPr>
            <w:bookmarkStart w:id="12" w:name="fig-exposure-prediction-plot"/>
            <w:r w:rsidRPr="005319E7">
              <w:rPr>
                <w:rFonts w:eastAsia="Times New Roman"/>
                <w:noProof/>
                <w:sz w:val="24"/>
                <w:szCs w:val="24"/>
              </w:rPr>
              <w:drawing>
                <wp:inline distT="0" distB="0" distL="0" distR="0" wp14:anchorId="4EAD855C" wp14:editId="2B98CD90">
                  <wp:extent cx="3803998" cy="2852999"/>
                  <wp:effectExtent l="0" t="0" r="6350" b="5080"/>
                  <wp:docPr id="5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3803998" cy="2852999"/>
                          </a:xfrm>
                          <a:prstGeom prst="rect">
                            <a:avLst/>
                          </a:prstGeom>
                        </pic:spPr>
                      </pic:pic>
                    </a:graphicData>
                  </a:graphic>
                </wp:inline>
              </w:drawing>
            </w:r>
          </w:p>
        </w:tc>
        <w:bookmarkEnd w:id="12"/>
      </w:tr>
    </w:tbl>
    <w:p w14:paraId="647729AD" w14:textId="77777777" w:rsidR="001A35AD" w:rsidRDefault="001A35AD" w:rsidP="005461DF">
      <w:pPr>
        <w:spacing w:line="180" w:lineRule="exact"/>
        <w:ind w:left="1440" w:hanging="720"/>
        <w:rPr>
          <w:rFonts w:eastAsia="Times New Roman"/>
          <w:b/>
          <w:sz w:val="24"/>
          <w:szCs w:val="24"/>
        </w:rPr>
      </w:pPr>
    </w:p>
    <w:p w14:paraId="6CB6F3A7" w14:textId="75335B8C" w:rsidR="003B388E" w:rsidRPr="007D1847" w:rsidRDefault="003B388E" w:rsidP="007D1847">
      <w:pPr>
        <w:spacing w:after="100" w:afterAutospacing="1"/>
        <w:ind w:left="1440" w:hanging="720"/>
        <w:rPr>
          <w:rFonts w:eastAsia="Times New Roman"/>
          <w:b/>
          <w:bCs/>
          <w:sz w:val="24"/>
          <w:szCs w:val="24"/>
        </w:rPr>
      </w:pPr>
      <w:r w:rsidRPr="00DB63F1">
        <w:rPr>
          <w:rFonts w:eastAsia="Times New Roman"/>
          <w:b/>
          <w:sz w:val="24"/>
          <w:szCs w:val="24"/>
        </w:rPr>
        <w:t xml:space="preserve">Fig. </w:t>
      </w:r>
      <w:r>
        <w:rPr>
          <w:rFonts w:eastAsia="Times New Roman"/>
          <w:b/>
          <w:sz w:val="24"/>
          <w:szCs w:val="24"/>
        </w:rPr>
        <w:t>6</w:t>
      </w:r>
      <w:r w:rsidRPr="00DB63F1">
        <w:rPr>
          <w:rFonts w:eastAsia="Times New Roman"/>
          <w:b/>
          <w:sz w:val="24"/>
          <w:szCs w:val="24"/>
        </w:rPr>
        <w:t>.</w:t>
      </w:r>
      <w:r w:rsidRPr="00DB63F1">
        <w:rPr>
          <w:rFonts w:eastAsia="Times New Roman"/>
          <w:sz w:val="24"/>
          <w:szCs w:val="24"/>
        </w:rPr>
        <w:t xml:space="preserve"> </w:t>
      </w:r>
      <w:r w:rsidRPr="003B388E">
        <w:rPr>
          <w:rFonts w:eastAsia="Times New Roman"/>
          <w:b/>
          <w:sz w:val="24"/>
          <w:szCs w:val="24"/>
        </w:rPr>
        <w:t>Average predicted probabilities from Firth logit and Cox PH models adjusted for family and neighborhood characteristics</w:t>
      </w:r>
      <w:r w:rsidRPr="00346E93">
        <w:rPr>
          <w:rFonts w:eastAsia="Times New Roman"/>
          <w:b/>
          <w:sz w:val="24"/>
          <w:szCs w:val="24"/>
        </w:rPr>
        <w:t xml:space="preserve">. </w:t>
      </w:r>
      <w:r w:rsidRPr="003B388E">
        <w:rPr>
          <w:rFonts w:eastAsia="Times New Roman"/>
          <w:bCs/>
          <w:sz w:val="24"/>
          <w:szCs w:val="24"/>
        </w:rPr>
        <w:t xml:space="preserve">Carry 15 to 21 and 21 to 27 estimated by logistic regression. Carry 21 to </w:t>
      </w:r>
      <w:r w:rsidR="004639FE">
        <w:rPr>
          <w:rFonts w:eastAsia="Times New Roman"/>
          <w:bCs/>
          <w:sz w:val="24"/>
          <w:szCs w:val="24"/>
        </w:rPr>
        <w:t>34</w:t>
      </w:r>
      <w:r w:rsidR="004639FE" w:rsidRPr="003B388E">
        <w:rPr>
          <w:rFonts w:eastAsia="Times New Roman"/>
          <w:bCs/>
          <w:sz w:val="24"/>
          <w:szCs w:val="24"/>
        </w:rPr>
        <w:t xml:space="preserve"> </w:t>
      </w:r>
      <w:r w:rsidRPr="003B388E">
        <w:rPr>
          <w:rFonts w:eastAsia="Times New Roman"/>
          <w:bCs/>
          <w:sz w:val="24"/>
          <w:szCs w:val="24"/>
        </w:rPr>
        <w:t xml:space="preserve">estimated by Cox proportional hazard model. </w:t>
      </w:r>
      <w:r w:rsidR="0020665B">
        <w:rPr>
          <w:rFonts w:eastAsia="Times New Roman"/>
          <w:bCs/>
          <w:sz w:val="24"/>
          <w:szCs w:val="24"/>
        </w:rPr>
        <w:t xml:space="preserve">Vertical bars are 95% confidence intervals </w:t>
      </w:r>
      <w:r w:rsidR="00A83789">
        <w:rPr>
          <w:rFonts w:eastAsia="Times New Roman"/>
          <w:bCs/>
          <w:sz w:val="24"/>
          <w:szCs w:val="24"/>
        </w:rPr>
        <w:t>for</w:t>
      </w:r>
      <w:r w:rsidR="0020665B">
        <w:rPr>
          <w:rFonts w:eastAsia="Times New Roman"/>
          <w:bCs/>
          <w:sz w:val="24"/>
          <w:szCs w:val="24"/>
        </w:rPr>
        <w:t xml:space="preserve"> the difference in probability of carry onset between those exposed and those not exposed.</w:t>
      </w:r>
      <w:r w:rsidR="00562C68">
        <w:rPr>
          <w:rFonts w:eastAsia="Times New Roman"/>
          <w:bCs/>
          <w:sz w:val="24"/>
          <w:szCs w:val="24"/>
        </w:rPr>
        <w:t xml:space="preserve"> </w:t>
      </w:r>
      <w:r w:rsidR="003C74E2">
        <w:rPr>
          <w:rFonts w:eastAsia="Times New Roman"/>
          <w:bCs/>
          <w:sz w:val="24"/>
          <w:szCs w:val="24"/>
        </w:rPr>
        <w:t>These d</w:t>
      </w:r>
      <w:r w:rsidR="00562C68">
        <w:rPr>
          <w:rFonts w:eastAsia="Times New Roman"/>
          <w:bCs/>
          <w:sz w:val="24"/>
          <w:szCs w:val="24"/>
        </w:rPr>
        <w:t xml:space="preserve">ifferences are statistically significant </w:t>
      </w:r>
      <w:r w:rsidR="00284E96">
        <w:rPr>
          <w:rFonts w:eastAsia="Times New Roman"/>
          <w:bCs/>
          <w:sz w:val="24"/>
          <w:szCs w:val="24"/>
        </w:rPr>
        <w:t>if</w:t>
      </w:r>
      <w:r w:rsidR="000D4379">
        <w:rPr>
          <w:rFonts w:eastAsia="Times New Roman"/>
          <w:bCs/>
          <w:sz w:val="24"/>
          <w:szCs w:val="24"/>
        </w:rPr>
        <w:t xml:space="preserve"> the </w:t>
      </w:r>
      <w:r w:rsidR="005B412B">
        <w:rPr>
          <w:rFonts w:eastAsia="Times New Roman"/>
          <w:bCs/>
          <w:sz w:val="24"/>
          <w:szCs w:val="24"/>
        </w:rPr>
        <w:t>interval does not</w:t>
      </w:r>
      <w:r w:rsidR="00F01F4C">
        <w:rPr>
          <w:rFonts w:eastAsia="Times New Roman"/>
          <w:bCs/>
          <w:sz w:val="24"/>
          <w:szCs w:val="24"/>
        </w:rPr>
        <w:t xml:space="preserve"> overlap the “not exposed” bar</w:t>
      </w:r>
      <w:r w:rsidR="006F1939">
        <w:rPr>
          <w:rFonts w:eastAsia="Times New Roman"/>
          <w:bCs/>
          <w:sz w:val="24"/>
          <w:szCs w:val="24"/>
        </w:rPr>
        <w:t xml:space="preserve"> (i.e., for Carry 15 to 21)</w:t>
      </w:r>
      <w:r w:rsidR="00F01F4C">
        <w:rPr>
          <w:rFonts w:eastAsia="Times New Roman"/>
          <w:bCs/>
          <w:sz w:val="24"/>
          <w:szCs w:val="24"/>
        </w:rPr>
        <w:t>.</w:t>
      </w:r>
      <w:r w:rsidR="0020665B">
        <w:rPr>
          <w:rFonts w:eastAsia="Times New Roman"/>
          <w:bCs/>
          <w:sz w:val="24"/>
          <w:szCs w:val="24"/>
        </w:rPr>
        <w:t xml:space="preserve"> </w:t>
      </w:r>
      <w:r w:rsidRPr="003B388E">
        <w:rPr>
          <w:rFonts w:eastAsia="Times New Roman"/>
          <w:bCs/>
          <w:sz w:val="24"/>
          <w:szCs w:val="24"/>
        </w:rPr>
        <w:t xml:space="preserve">Estimates </w:t>
      </w:r>
      <w:r w:rsidR="0020665B">
        <w:rPr>
          <w:rFonts w:eastAsia="Times New Roman"/>
          <w:bCs/>
          <w:sz w:val="24"/>
          <w:szCs w:val="24"/>
        </w:rPr>
        <w:t xml:space="preserve">were </w:t>
      </w:r>
      <w:r w:rsidRPr="003B388E">
        <w:rPr>
          <w:rFonts w:eastAsia="Times New Roman"/>
          <w:bCs/>
          <w:sz w:val="24"/>
          <w:szCs w:val="24"/>
        </w:rPr>
        <w:t>weighted for survey design and attrition.</w:t>
      </w:r>
      <w:r w:rsidR="00767F20">
        <w:rPr>
          <w:rFonts w:eastAsia="Times New Roman"/>
          <w:bCs/>
          <w:sz w:val="24"/>
          <w:szCs w:val="24"/>
        </w:rPr>
        <w:t xml:space="preserve"> </w:t>
      </w:r>
    </w:p>
    <w:p w14:paraId="751CD8EC" w14:textId="65A8FE66" w:rsidR="007D1847" w:rsidRPr="007D1847" w:rsidRDefault="005319E7" w:rsidP="00352060">
      <w:pPr>
        <w:spacing w:after="100" w:afterAutospacing="1"/>
        <w:ind w:left="720"/>
        <w:rPr>
          <w:rFonts w:eastAsia="Times New Roman"/>
          <w:sz w:val="24"/>
          <w:szCs w:val="24"/>
        </w:rPr>
      </w:pPr>
      <w:r w:rsidRPr="005319E7">
        <w:rPr>
          <w:rFonts w:eastAsia="Times New Roman"/>
          <w:sz w:val="24"/>
          <w:szCs w:val="24"/>
        </w:rPr>
        <w:t xml:space="preserve">While we have insufficient statistical power to estimate interaction effects, it appears the difference in the probability of carrying a concealed weapon between exposed and unexposed respondents (regardless of when in the life course) is largest for </w:t>
      </w:r>
      <w:r w:rsidR="00286737">
        <w:rPr>
          <w:rFonts w:eastAsia="Times New Roman"/>
          <w:sz w:val="24"/>
          <w:szCs w:val="24"/>
        </w:rPr>
        <w:t>w</w:t>
      </w:r>
      <w:r w:rsidRPr="005319E7">
        <w:rPr>
          <w:rFonts w:eastAsia="Times New Roman"/>
          <w:sz w:val="24"/>
          <w:szCs w:val="24"/>
        </w:rPr>
        <w:t xml:space="preserve">hite respondents (almost 10 times higher) compared to Black (2.5 times higher) or Hispanic (0.5 times higher) respondents. This is consistent with those least likely to be exposed to gun violence (i.e., </w:t>
      </w:r>
      <w:r w:rsidR="00286737">
        <w:rPr>
          <w:rFonts w:eastAsia="Times New Roman"/>
          <w:sz w:val="24"/>
          <w:szCs w:val="24"/>
        </w:rPr>
        <w:t>w</w:t>
      </w:r>
      <w:r w:rsidRPr="005319E7">
        <w:rPr>
          <w:rFonts w:eastAsia="Times New Roman"/>
          <w:sz w:val="24"/>
          <w:szCs w:val="24"/>
        </w:rPr>
        <w:t>hite respondents) being the most likely to begin carrying a firearm in reaction to being exposed.</w:t>
      </w:r>
      <w:bookmarkEnd w:id="11"/>
    </w:p>
    <w:p w14:paraId="227804B1" w14:textId="77777777" w:rsidR="008573F1" w:rsidRDefault="004A10BE" w:rsidP="00AC2069">
      <w:pPr>
        <w:pStyle w:val="Paragraph"/>
        <w:spacing w:before="0"/>
        <w:ind w:firstLine="0"/>
      </w:pPr>
      <w:r w:rsidRPr="008B1FB9">
        <w:rPr>
          <w:b/>
        </w:rPr>
        <w:t>Discussion</w:t>
      </w:r>
      <w:r>
        <w:t xml:space="preserve"> </w:t>
      </w:r>
    </w:p>
    <w:p w14:paraId="1890F1F4" w14:textId="430AD054" w:rsidR="00280EFD" w:rsidRDefault="007D1847" w:rsidP="00907B87">
      <w:pPr>
        <w:spacing w:after="100" w:afterAutospacing="1"/>
        <w:ind w:left="720"/>
        <w:rPr>
          <w:rFonts w:eastAsia="Times New Roman"/>
          <w:sz w:val="24"/>
          <w:szCs w:val="24"/>
        </w:rPr>
      </w:pPr>
      <w:r w:rsidRPr="007D1847">
        <w:rPr>
          <w:rFonts w:eastAsia="Times New Roman"/>
          <w:sz w:val="24"/>
          <w:szCs w:val="24"/>
        </w:rPr>
        <w:t>This paper contributes to a burgeoning literature on gun violence by examining concealed gun carrying, and its association with exposure to gun violence, well into adulthood</w:t>
      </w:r>
      <w:r w:rsidR="00280EFD">
        <w:rPr>
          <w:rFonts w:eastAsia="Times New Roman"/>
          <w:sz w:val="24"/>
          <w:szCs w:val="24"/>
        </w:rPr>
        <w:t xml:space="preserve">. Previously, </w:t>
      </w:r>
      <w:r w:rsidRPr="007D1847">
        <w:rPr>
          <w:rFonts w:eastAsia="Times New Roman"/>
          <w:sz w:val="24"/>
          <w:szCs w:val="24"/>
        </w:rPr>
        <w:t>much of the extant literature has been narrowly focused on adolescence.</w:t>
      </w:r>
      <w:r w:rsidR="00F30D89">
        <w:rPr>
          <w:rFonts w:eastAsia="Times New Roman"/>
          <w:sz w:val="24"/>
          <w:szCs w:val="24"/>
        </w:rPr>
        <w:t xml:space="preserve"> As a result, prior research has been </w:t>
      </w:r>
      <w:r w:rsidR="00CE2353">
        <w:rPr>
          <w:rFonts w:eastAsia="Times New Roman"/>
          <w:sz w:val="24"/>
          <w:szCs w:val="24"/>
        </w:rPr>
        <w:t>un</w:t>
      </w:r>
      <w:r w:rsidR="00F30D89">
        <w:rPr>
          <w:rFonts w:eastAsia="Times New Roman"/>
          <w:sz w:val="24"/>
          <w:szCs w:val="24"/>
        </w:rPr>
        <w:t xml:space="preserve">able to sufficiently demonstrate </w:t>
      </w:r>
      <w:r w:rsidR="00E357BE">
        <w:rPr>
          <w:rFonts w:eastAsia="Times New Roman"/>
          <w:sz w:val="24"/>
          <w:szCs w:val="24"/>
        </w:rPr>
        <w:t xml:space="preserve">the </w:t>
      </w:r>
      <w:r w:rsidR="00131E91">
        <w:rPr>
          <w:rFonts w:eastAsia="Times New Roman"/>
          <w:sz w:val="24"/>
          <w:szCs w:val="24"/>
        </w:rPr>
        <w:t>dynamic nature</w:t>
      </w:r>
      <w:r w:rsidR="00E357BE">
        <w:rPr>
          <w:rFonts w:eastAsia="Times New Roman"/>
          <w:sz w:val="24"/>
          <w:szCs w:val="24"/>
        </w:rPr>
        <w:t xml:space="preserve"> of gun-related behavior, including questions about its continuity from adolescence into adulthood. </w:t>
      </w:r>
      <w:r w:rsidR="00F30D89">
        <w:rPr>
          <w:rFonts w:eastAsia="Times New Roman"/>
          <w:sz w:val="24"/>
          <w:szCs w:val="24"/>
        </w:rPr>
        <w:t xml:space="preserve">A contribution of our paper has been to </w:t>
      </w:r>
      <w:r w:rsidR="00CE2353">
        <w:rPr>
          <w:rFonts w:eastAsia="Times New Roman"/>
          <w:sz w:val="24"/>
          <w:szCs w:val="24"/>
        </w:rPr>
        <w:t xml:space="preserve">bring a life course perspective to the study of </w:t>
      </w:r>
      <w:r w:rsidR="00E357BE">
        <w:rPr>
          <w:rFonts w:eastAsia="Times New Roman"/>
          <w:sz w:val="24"/>
          <w:szCs w:val="24"/>
        </w:rPr>
        <w:t xml:space="preserve">concealed </w:t>
      </w:r>
      <w:proofErr w:type="gramStart"/>
      <w:r w:rsidR="00E357BE">
        <w:rPr>
          <w:rFonts w:eastAsia="Times New Roman"/>
          <w:sz w:val="24"/>
          <w:szCs w:val="24"/>
        </w:rPr>
        <w:t>carry</w:t>
      </w:r>
      <w:proofErr w:type="gramEnd"/>
      <w:r w:rsidR="00E357BE">
        <w:rPr>
          <w:rFonts w:eastAsia="Times New Roman"/>
          <w:sz w:val="24"/>
          <w:szCs w:val="24"/>
        </w:rPr>
        <w:t xml:space="preserve"> and use, which conceptually allows for the possibility that gun behavior</w:t>
      </w:r>
      <w:r w:rsidR="00F30D89">
        <w:rPr>
          <w:rFonts w:eastAsia="Times New Roman"/>
          <w:sz w:val="24"/>
          <w:szCs w:val="24"/>
        </w:rPr>
        <w:t>, and the underlying attitudes and situations that drive this behavior,</w:t>
      </w:r>
      <w:r w:rsidR="00E357BE">
        <w:rPr>
          <w:rFonts w:eastAsia="Times New Roman"/>
          <w:sz w:val="24"/>
          <w:szCs w:val="24"/>
        </w:rPr>
        <w:t xml:space="preserve"> change over time, sometimes quite dramatically.</w:t>
      </w:r>
      <w:r w:rsidRPr="007D1847">
        <w:rPr>
          <w:rFonts w:eastAsia="Times New Roman"/>
          <w:sz w:val="24"/>
          <w:szCs w:val="24"/>
        </w:rPr>
        <w:t xml:space="preserve"> Before summarizing and discussing our findings, we highlight several limitations that present opportunities for future research. </w:t>
      </w:r>
    </w:p>
    <w:p w14:paraId="1D9F0189" w14:textId="26BFB8B4" w:rsidR="00280EFD" w:rsidRDefault="007D1847" w:rsidP="00907B87">
      <w:pPr>
        <w:spacing w:after="100" w:afterAutospacing="1"/>
        <w:ind w:left="720"/>
        <w:rPr>
          <w:rFonts w:eastAsia="Times New Roman"/>
          <w:sz w:val="24"/>
          <w:szCs w:val="24"/>
        </w:rPr>
      </w:pPr>
      <w:r w:rsidRPr="007D1847">
        <w:rPr>
          <w:rFonts w:eastAsia="Times New Roman"/>
          <w:sz w:val="24"/>
          <w:szCs w:val="24"/>
        </w:rPr>
        <w:t xml:space="preserve">While the PHDCN+ collected granular data on </w:t>
      </w:r>
      <w:r w:rsidR="001A5D59">
        <w:rPr>
          <w:rFonts w:eastAsia="Times New Roman"/>
          <w:sz w:val="24"/>
          <w:szCs w:val="24"/>
        </w:rPr>
        <w:t xml:space="preserve">the </w:t>
      </w:r>
      <w:r w:rsidRPr="007D1847">
        <w:rPr>
          <w:rFonts w:eastAsia="Times New Roman"/>
          <w:sz w:val="24"/>
          <w:szCs w:val="24"/>
        </w:rPr>
        <w:t>timing of first occurrences of gun carry, gun use, and exposure to gun violence</w:t>
      </w:r>
      <w:r w:rsidR="004E40B2">
        <w:rPr>
          <w:rFonts w:eastAsia="Times New Roman"/>
          <w:sz w:val="24"/>
          <w:szCs w:val="24"/>
        </w:rPr>
        <w:t xml:space="preserve"> over a 25-year period in </w:t>
      </w:r>
      <w:r w:rsidR="001A5D59">
        <w:rPr>
          <w:rFonts w:eastAsia="Times New Roman"/>
          <w:sz w:val="24"/>
          <w:szCs w:val="24"/>
        </w:rPr>
        <w:t>respondents’ lives</w:t>
      </w:r>
      <w:r w:rsidRPr="007D1847">
        <w:rPr>
          <w:rFonts w:eastAsia="Times New Roman"/>
          <w:sz w:val="24"/>
          <w:szCs w:val="24"/>
        </w:rPr>
        <w:t>, it did not collect data on the frequency of these events</w:t>
      </w:r>
      <w:r w:rsidR="001A5D59">
        <w:rPr>
          <w:rFonts w:eastAsia="Times New Roman"/>
          <w:sz w:val="24"/>
          <w:szCs w:val="24"/>
        </w:rPr>
        <w:t>.</w:t>
      </w:r>
      <w:r w:rsidRPr="007D1847">
        <w:rPr>
          <w:rFonts w:eastAsia="Times New Roman"/>
          <w:sz w:val="24"/>
          <w:szCs w:val="24"/>
        </w:rPr>
        <w:t xml:space="preserve"> </w:t>
      </w:r>
      <w:r w:rsidR="001B347F">
        <w:rPr>
          <w:rFonts w:eastAsia="Times New Roman"/>
          <w:sz w:val="24"/>
          <w:szCs w:val="24"/>
        </w:rPr>
        <w:t>M</w:t>
      </w:r>
      <w:r w:rsidR="000B1B3C">
        <w:rPr>
          <w:rFonts w:eastAsia="Times New Roman"/>
          <w:sz w:val="24"/>
          <w:szCs w:val="24"/>
        </w:rPr>
        <w:t xml:space="preserve">ore frequent data collection would be required to obtain accurate data on frequency of carry, </w:t>
      </w:r>
      <w:r w:rsidR="001B347F">
        <w:rPr>
          <w:rFonts w:eastAsia="Times New Roman"/>
          <w:sz w:val="24"/>
          <w:szCs w:val="24"/>
        </w:rPr>
        <w:t xml:space="preserve">but </w:t>
      </w:r>
      <w:r w:rsidR="000B1B3C">
        <w:rPr>
          <w:rFonts w:eastAsia="Times New Roman"/>
          <w:sz w:val="24"/>
          <w:szCs w:val="24"/>
        </w:rPr>
        <w:t>t</w:t>
      </w:r>
      <w:r w:rsidR="000B1B3C" w:rsidRPr="007D1847">
        <w:rPr>
          <w:rFonts w:eastAsia="Times New Roman"/>
          <w:sz w:val="24"/>
          <w:szCs w:val="24"/>
        </w:rPr>
        <w:t xml:space="preserve">hese </w:t>
      </w:r>
      <w:r w:rsidRPr="007D1847">
        <w:rPr>
          <w:rFonts w:eastAsia="Times New Roman"/>
          <w:sz w:val="24"/>
          <w:szCs w:val="24"/>
        </w:rPr>
        <w:t xml:space="preserve">data would permit determining whether the relationship between exposure to gun violence and carrying is stronger for those with multiple exposures or whether adolescent-onset carriers who reported gun use in adolescence also used guns during adulthood. </w:t>
      </w:r>
    </w:p>
    <w:p w14:paraId="003689A9" w14:textId="69232167" w:rsidR="00E17D38" w:rsidRDefault="007D1847" w:rsidP="00907B87">
      <w:pPr>
        <w:spacing w:after="100" w:afterAutospacing="1"/>
        <w:ind w:left="720"/>
        <w:rPr>
          <w:rFonts w:eastAsia="Times New Roman"/>
          <w:sz w:val="24"/>
          <w:szCs w:val="24"/>
        </w:rPr>
      </w:pPr>
      <w:r w:rsidRPr="007D1847">
        <w:rPr>
          <w:rFonts w:eastAsia="Times New Roman"/>
          <w:sz w:val="24"/>
          <w:szCs w:val="24"/>
        </w:rPr>
        <w:t>Relatedly, we are only able to measure continuity in carry using past year carry. If sharp increases in gun purchases nationwide in 2020-2021 were accompanied by similar increases in gun carrying among our respondents, the past year under consideration here may be one with unusually high rates of carry. If so, typical rates of continuity may be lower than observed. Results from nationwide surveys on gun carrying may be suggestive</w:t>
      </w:r>
      <w:r w:rsidR="0096639C">
        <w:rPr>
          <w:rFonts w:eastAsia="Times New Roman"/>
          <w:sz w:val="24"/>
          <w:szCs w:val="24"/>
        </w:rPr>
        <w:t xml:space="preserve"> </w:t>
      </w:r>
      <w:r w:rsidR="0096639C">
        <w:rPr>
          <w:rFonts w:eastAsia="Times New Roman"/>
          <w:sz w:val="24"/>
          <w:szCs w:val="24"/>
        </w:rPr>
        <w:fldChar w:fldCharType="begin"/>
      </w:r>
      <w:r w:rsidR="00131E91">
        <w:rPr>
          <w:rFonts w:eastAsia="Times New Roman"/>
          <w:sz w:val="24"/>
          <w:szCs w:val="24"/>
        </w:rPr>
        <w:instrText xml:space="preserve"> ADDIN ZOTERO_ITEM CSL_CITATION {"citationID":"IawPL79A","properties":{"formattedCitation":"({\\i{}18})","plainCitation":"(18)","noteIndex":0},"citationItems":[{"id":1198,"uris":["http://zotero.org/users/2376427/items/E8U7CE6Q"],"itemData":{"id":1198,"type":"article-journal","abstract":"Objectives. To determine the frequency of loaded handgun carrying among US adult handgun owners overall and by state concealed carry law status.\n            Methods. Using a nationally representative survey of US firearm-owning adults in 2019, we asked handgun owners (n = 2389) about their past-month handgun carrying behavior.\n            Results. A total of 30.3% (95% confidence interval [CI] = 28.0%, 32.6%) of handgun owners carried handguns monthly, of whom 38.1% (95% CI = 33.6%, 42.7%) did so daily. In permitless carry states, 29.7% (95% CI = 25.9%, 33.9%) of handgun owners carried handguns in the past month, compared with 33.1% (95% CI = 29.9%, 36.3%) in shall issue states and 19.7% (95% CI = 14.9%, 25.5%) in may issue states. Of handgun owners without a permit, 7.5% (95% CI = 4.1%, 13.3%) of those in may issue states and 11.5% (95% CI = 8.5%, 15.4%) of those in shall issues states carried handguns in the past month.\n            Conclusions. In 2019, about 16 million US adult handgun owners carried handguns in the past month (up from 9 million in 2015), and approximately 6 million did so daily (twice the 3 million who did so in 2015). Proportionally fewer handgun owners carried handguns in states where issuing authorities had substantial discretion in granting permits. (Am J Public Health. 2022;112(12):1783–1790. https://doi.org/10.2105/AJPH.2022.307094 )","container-title":"American Journal of Public Health","DOI":"10.2105/AJPH.2022.307094","ISSN":"0090-0036, 1541-0048","issue":"12","journalAbbreviation":"Am J Public Health","language":"en","page":"1783-1790","source":"DOI.org (Crossref)","title":"Trend in loaded handgun carrying among adult handgun owners in the United States, 2015‒2019","volume":"112","author":[{"family":"Rowhani-Rahbar","given":"Ali"},{"family":"Gallagher","given":"Amy"},{"family":"Azrael","given":"Deborah"},{"family":"Miller","given":"Matthew"}],"issued":{"date-parts":[["2022",12]]},"citation-key":"rowhani-rahbarTrendLoadedHandgun2022"}}],"schema":"https://github.com/citation-style-language/schema/raw/master/csl-citation.json"} </w:instrText>
      </w:r>
      <w:r w:rsidR="0096639C">
        <w:rPr>
          <w:rFonts w:eastAsia="Times New Roman"/>
          <w:sz w:val="24"/>
          <w:szCs w:val="24"/>
        </w:rPr>
        <w:fldChar w:fldCharType="separate"/>
      </w:r>
      <w:r w:rsidR="00131E91" w:rsidRPr="00131E91">
        <w:rPr>
          <w:sz w:val="24"/>
        </w:rPr>
        <w:t>(</w:t>
      </w:r>
      <w:r w:rsidR="00131E91" w:rsidRPr="00131E91">
        <w:rPr>
          <w:i/>
          <w:iCs/>
          <w:sz w:val="24"/>
        </w:rPr>
        <w:t>18</w:t>
      </w:r>
      <w:r w:rsidR="00131E91" w:rsidRPr="00131E91">
        <w:rPr>
          <w:sz w:val="24"/>
        </w:rPr>
        <w:t>)</w:t>
      </w:r>
      <w:r w:rsidR="0096639C">
        <w:rPr>
          <w:rFonts w:eastAsia="Times New Roman"/>
          <w:sz w:val="24"/>
          <w:szCs w:val="24"/>
        </w:rPr>
        <w:fldChar w:fldCharType="end"/>
      </w:r>
      <w:r w:rsidRPr="007D1847">
        <w:rPr>
          <w:rFonts w:eastAsia="Times New Roman"/>
          <w:sz w:val="24"/>
          <w:szCs w:val="24"/>
        </w:rPr>
        <w:t>.</w:t>
      </w:r>
      <w:r w:rsidR="00AF336D">
        <w:rPr>
          <w:rFonts w:eastAsia="Times New Roman"/>
          <w:sz w:val="24"/>
          <w:szCs w:val="24"/>
        </w:rPr>
        <w:t xml:space="preserve"> </w:t>
      </w:r>
      <w:r w:rsidR="0051563C">
        <w:rPr>
          <w:rFonts w:eastAsia="Times New Roman"/>
          <w:sz w:val="24"/>
          <w:szCs w:val="24"/>
        </w:rPr>
        <w:t xml:space="preserve">We also observe a modest amount of nonresponse to gun carrying and use questions as shown in Fig S1. Importantly, however, nearly all nonresponse is limited to adolescent respondents who were not observed after wave 3; only 4 respondents of wave 5 declined to answer. </w:t>
      </w:r>
      <w:r w:rsidR="00EA6F03" w:rsidRPr="00EA6F03">
        <w:rPr>
          <w:rFonts w:eastAsia="Times New Roman"/>
          <w:sz w:val="24"/>
          <w:szCs w:val="24"/>
        </w:rPr>
        <w:t>Accordingly, while nonresponse bias may affect prevalence estimates in adolescence (e.g., underestimating carry if carriers are reluctant to report), nonresponse is too low to affect our key findings on adult onset and continuity which are derived from wave 5 data (N = 4 nonresponses).</w:t>
      </w:r>
    </w:p>
    <w:p w14:paraId="5E2571B6" w14:textId="12455B6B" w:rsidR="007D1847" w:rsidRPr="007D1847" w:rsidRDefault="007D1847" w:rsidP="007D1847">
      <w:pPr>
        <w:spacing w:after="100" w:afterAutospacing="1"/>
        <w:ind w:left="720"/>
        <w:rPr>
          <w:rFonts w:eastAsia="Times New Roman"/>
          <w:sz w:val="24"/>
          <w:szCs w:val="24"/>
        </w:rPr>
      </w:pPr>
      <w:r w:rsidRPr="007D1847">
        <w:rPr>
          <w:rFonts w:eastAsia="Times New Roman"/>
          <w:sz w:val="24"/>
          <w:szCs w:val="24"/>
        </w:rPr>
        <w:t xml:space="preserve">Despite these limitations, our </w:t>
      </w:r>
      <w:proofErr w:type="gramStart"/>
      <w:r w:rsidRPr="007D1847">
        <w:rPr>
          <w:rFonts w:eastAsia="Times New Roman"/>
          <w:sz w:val="24"/>
          <w:szCs w:val="24"/>
        </w:rPr>
        <w:t>analyses</w:t>
      </w:r>
      <w:proofErr w:type="gramEnd"/>
      <w:r w:rsidRPr="007D1847">
        <w:rPr>
          <w:rFonts w:eastAsia="Times New Roman"/>
          <w:sz w:val="24"/>
          <w:szCs w:val="24"/>
        </w:rPr>
        <w:t xml:space="preserve"> reveal several findings that bear implications for future research and policy. One simple </w:t>
      </w:r>
      <w:r w:rsidR="00DB0B99">
        <w:rPr>
          <w:rFonts w:eastAsia="Times New Roman"/>
          <w:sz w:val="24"/>
          <w:szCs w:val="24"/>
        </w:rPr>
        <w:t xml:space="preserve">but crucial </w:t>
      </w:r>
      <w:r w:rsidRPr="007D1847">
        <w:rPr>
          <w:rFonts w:eastAsia="Times New Roman"/>
          <w:sz w:val="24"/>
          <w:szCs w:val="24"/>
        </w:rPr>
        <w:t xml:space="preserve">fact concerns prevalence: </w:t>
      </w:r>
      <w:r w:rsidRPr="00DF146B">
        <w:rPr>
          <w:rFonts w:eastAsia="Times New Roman"/>
          <w:i/>
          <w:iCs/>
          <w:sz w:val="24"/>
          <w:szCs w:val="24"/>
        </w:rPr>
        <w:t>carrying a concealed firearm is now a common event in the life course</w:t>
      </w:r>
      <w:r w:rsidRPr="007D1847">
        <w:rPr>
          <w:rFonts w:eastAsia="Times New Roman"/>
          <w:sz w:val="24"/>
          <w:szCs w:val="24"/>
        </w:rPr>
        <w:t xml:space="preserve">, with an estimated 31.9% (95% CI: 17.9–43.6) of our study population carrying by age 40. This pattern, however, differs widely by race, sex, and birth timing. By age 40, an estimated 47.6% (95% CI: 26.0–62.8) of males had carried a concealed gun, compared to just 16.0% (95% CI: 6.7–24.4) of females. Racial differences persisted over the life course with a convergence of </w:t>
      </w:r>
      <w:r w:rsidR="00286737">
        <w:rPr>
          <w:rFonts w:eastAsia="Times New Roman"/>
          <w:sz w:val="24"/>
          <w:szCs w:val="24"/>
        </w:rPr>
        <w:t>w</w:t>
      </w:r>
      <w:r w:rsidRPr="007D1847">
        <w:rPr>
          <w:rFonts w:eastAsia="Times New Roman"/>
          <w:sz w:val="24"/>
          <w:szCs w:val="24"/>
        </w:rPr>
        <w:t>hite and Hispanic respondents by age 40, and rates over two times as great for Black respondents. These patterns also differed by birth cohort, with continually higher rates for those born in 1981, but a convergence of the 1987 cohort to the 1981 rates and much lower rates of carrying concealed firearms amongst the cohorts born in 1984 and 1996.</w:t>
      </w:r>
    </w:p>
    <w:p w14:paraId="5D884708" w14:textId="77777777" w:rsidR="007D1847" w:rsidRPr="007D1847" w:rsidRDefault="007D1847" w:rsidP="007D1847">
      <w:pPr>
        <w:spacing w:after="100" w:afterAutospacing="1"/>
        <w:ind w:left="720"/>
        <w:rPr>
          <w:rFonts w:eastAsia="Times New Roman"/>
          <w:sz w:val="24"/>
          <w:szCs w:val="24"/>
        </w:rPr>
      </w:pPr>
      <w:r w:rsidRPr="007D1847">
        <w:rPr>
          <w:rFonts w:eastAsia="Times New Roman"/>
          <w:sz w:val="24"/>
          <w:szCs w:val="24"/>
        </w:rPr>
        <w:t>Many of the increases in carrying that we observed in the descriptive plots over time can be attributed to period effects from sociohistorical events in 2016 and 2020, which resulted in spikes in violence nationwide. For example, though a small number of overall respondents (3%), 24% of respondents who reported carrying in the past year in 2021 were new to carrying. We believe this is an important group that would be overlooked in research focused on adolescent or young adult onset carrying.</w:t>
      </w:r>
    </w:p>
    <w:p w14:paraId="5019D7AB" w14:textId="33EAE600" w:rsidR="007D1847" w:rsidRPr="007D1847" w:rsidRDefault="007D1847" w:rsidP="007D1847">
      <w:pPr>
        <w:spacing w:after="100" w:afterAutospacing="1"/>
        <w:ind w:left="720"/>
        <w:rPr>
          <w:rFonts w:eastAsia="Times New Roman"/>
          <w:sz w:val="24"/>
          <w:szCs w:val="24"/>
        </w:rPr>
      </w:pPr>
      <w:r w:rsidRPr="007D1847">
        <w:rPr>
          <w:rFonts w:eastAsia="Times New Roman"/>
          <w:sz w:val="24"/>
          <w:szCs w:val="24"/>
        </w:rPr>
        <w:t xml:space="preserve">We also find that life course onset and continuity in carrying—and related gun use—follow two contrasting patterns, or what we term a </w:t>
      </w:r>
      <w:r w:rsidRPr="00DF146B">
        <w:rPr>
          <w:rFonts w:eastAsia="Times New Roman"/>
          <w:i/>
          <w:iCs/>
          <w:sz w:val="24"/>
          <w:szCs w:val="24"/>
        </w:rPr>
        <w:t>dual p</w:t>
      </w:r>
      <w:r w:rsidR="00106A30">
        <w:rPr>
          <w:rFonts w:eastAsia="Times New Roman"/>
          <w:i/>
          <w:iCs/>
          <w:sz w:val="24"/>
          <w:szCs w:val="24"/>
        </w:rPr>
        <w:t>athway</w:t>
      </w:r>
      <w:r w:rsidRPr="00DF146B">
        <w:rPr>
          <w:rFonts w:eastAsia="Times New Roman"/>
          <w:i/>
          <w:iCs/>
          <w:sz w:val="24"/>
          <w:szCs w:val="24"/>
        </w:rPr>
        <w:t xml:space="preserve"> model</w:t>
      </w:r>
      <w:r w:rsidRPr="007D1847">
        <w:rPr>
          <w:rFonts w:eastAsia="Times New Roman"/>
          <w:sz w:val="24"/>
          <w:szCs w:val="24"/>
        </w:rPr>
        <w:t xml:space="preserve">, that has not previously been evident, likely because of the paucity of long-term data on gun carrying and use. First, adolescent-onset carriers with first carry prior to age 21 account for one third of all </w:t>
      </w:r>
      <w:proofErr w:type="gramStart"/>
      <w:r w:rsidRPr="007D1847">
        <w:rPr>
          <w:rFonts w:eastAsia="Times New Roman"/>
          <w:sz w:val="24"/>
          <w:szCs w:val="24"/>
        </w:rPr>
        <w:t>lifetime</w:t>
      </w:r>
      <w:proofErr w:type="gramEnd"/>
      <w:r w:rsidRPr="007D1847">
        <w:rPr>
          <w:rFonts w:eastAsia="Times New Roman"/>
          <w:sz w:val="24"/>
          <w:szCs w:val="24"/>
        </w:rPr>
        <w:t xml:space="preserve"> concealed gun carriers. </w:t>
      </w:r>
      <w:r w:rsidR="008C2455">
        <w:rPr>
          <w:rFonts w:eastAsia="Times New Roman"/>
          <w:sz w:val="24"/>
          <w:szCs w:val="24"/>
        </w:rPr>
        <w:t xml:space="preserve">This carrying was </w:t>
      </w:r>
      <w:r w:rsidR="006D0C27">
        <w:rPr>
          <w:rFonts w:eastAsia="Times New Roman"/>
          <w:sz w:val="24"/>
          <w:szCs w:val="24"/>
        </w:rPr>
        <w:t xml:space="preserve">initially </w:t>
      </w:r>
      <w:r w:rsidR="008C2455">
        <w:rPr>
          <w:rFonts w:eastAsia="Times New Roman"/>
          <w:sz w:val="24"/>
          <w:szCs w:val="24"/>
        </w:rPr>
        <w:t>illegal, and the</w:t>
      </w:r>
      <w:r w:rsidRPr="007D1847">
        <w:rPr>
          <w:rFonts w:eastAsia="Times New Roman"/>
          <w:sz w:val="24"/>
          <w:szCs w:val="24"/>
        </w:rPr>
        <w:t xml:space="preserve"> carrying as well as gun use </w:t>
      </w:r>
      <w:r w:rsidR="009803B5">
        <w:rPr>
          <w:rFonts w:eastAsia="Times New Roman"/>
          <w:sz w:val="24"/>
          <w:szCs w:val="24"/>
        </w:rPr>
        <w:t>are usually</w:t>
      </w:r>
      <w:r w:rsidRPr="007D1847">
        <w:rPr>
          <w:rFonts w:eastAsia="Times New Roman"/>
          <w:sz w:val="24"/>
          <w:szCs w:val="24"/>
        </w:rPr>
        <w:t xml:space="preserve"> age-limited; most </w:t>
      </w:r>
      <w:r w:rsidR="008C2455">
        <w:rPr>
          <w:rFonts w:eastAsia="Times New Roman"/>
          <w:sz w:val="24"/>
          <w:szCs w:val="24"/>
        </w:rPr>
        <w:t xml:space="preserve">of these individuals </w:t>
      </w:r>
      <w:r w:rsidRPr="007D1847">
        <w:rPr>
          <w:rFonts w:eastAsia="Times New Roman"/>
          <w:sz w:val="24"/>
          <w:szCs w:val="24"/>
        </w:rPr>
        <w:t>have not carried recently</w:t>
      </w:r>
      <w:r w:rsidR="008C2455">
        <w:rPr>
          <w:rFonts w:eastAsia="Times New Roman"/>
          <w:sz w:val="24"/>
          <w:szCs w:val="24"/>
        </w:rPr>
        <w:t xml:space="preserve">. Whereas </w:t>
      </w:r>
      <w:r w:rsidR="004804AC">
        <w:rPr>
          <w:rFonts w:eastAsia="Times New Roman"/>
          <w:sz w:val="24"/>
          <w:szCs w:val="24"/>
        </w:rPr>
        <w:t>43%</w:t>
      </w:r>
      <w:r w:rsidR="008C2455">
        <w:rPr>
          <w:rFonts w:eastAsia="Times New Roman"/>
          <w:sz w:val="24"/>
          <w:szCs w:val="24"/>
        </w:rPr>
        <w:t xml:space="preserve"> of the adolescent-onset carriers </w:t>
      </w:r>
      <w:r w:rsidR="004804AC">
        <w:rPr>
          <w:rFonts w:eastAsia="Times New Roman"/>
          <w:sz w:val="24"/>
          <w:szCs w:val="24"/>
        </w:rPr>
        <w:t>started using a gun (shooting or brandishing) while still in adolescence</w:t>
      </w:r>
      <w:r w:rsidR="0069421B">
        <w:rPr>
          <w:rFonts w:eastAsia="Times New Roman"/>
          <w:sz w:val="24"/>
          <w:szCs w:val="24"/>
        </w:rPr>
        <w:t xml:space="preserve"> (and may have conti</w:t>
      </w:r>
      <w:r w:rsidR="002F00AA">
        <w:rPr>
          <w:rFonts w:eastAsia="Times New Roman"/>
          <w:sz w:val="24"/>
          <w:szCs w:val="24"/>
        </w:rPr>
        <w:t>nued to use guns as adults)</w:t>
      </w:r>
      <w:r w:rsidR="004804AC">
        <w:rPr>
          <w:rFonts w:eastAsia="Times New Roman"/>
          <w:sz w:val="24"/>
          <w:szCs w:val="24"/>
        </w:rPr>
        <w:t>, the other 57% never engaged in gun use</w:t>
      </w:r>
      <w:r w:rsidR="00446F24">
        <w:rPr>
          <w:rFonts w:eastAsia="Times New Roman"/>
          <w:sz w:val="24"/>
          <w:szCs w:val="24"/>
        </w:rPr>
        <w:t>, whether as adolescents or as adults</w:t>
      </w:r>
      <w:r w:rsidRPr="007D1847">
        <w:rPr>
          <w:rFonts w:eastAsia="Times New Roman"/>
          <w:sz w:val="24"/>
          <w:szCs w:val="24"/>
        </w:rPr>
        <w:t>. Personal exposure to gun violence is a strong predictor of adolescent-onset of carry. This evidence adds to our understanding of adolescent</w:t>
      </w:r>
      <w:r w:rsidR="004911C9">
        <w:rPr>
          <w:rFonts w:eastAsia="Times New Roman"/>
          <w:sz w:val="24"/>
          <w:szCs w:val="24"/>
        </w:rPr>
        <w:t xml:space="preserve"> </w:t>
      </w:r>
      <w:r w:rsidRPr="007D1847">
        <w:rPr>
          <w:rFonts w:eastAsia="Times New Roman"/>
          <w:sz w:val="24"/>
          <w:szCs w:val="24"/>
        </w:rPr>
        <w:t xml:space="preserve">gun offending </w:t>
      </w:r>
      <w:r w:rsidR="00534EF9">
        <w:rPr>
          <w:rFonts w:eastAsia="Times New Roman"/>
          <w:sz w:val="24"/>
          <w:szCs w:val="24"/>
        </w:rPr>
        <w:fldChar w:fldCharType="begin"/>
      </w:r>
      <w:r w:rsidR="00131E91">
        <w:rPr>
          <w:rFonts w:eastAsia="Times New Roman"/>
          <w:sz w:val="24"/>
          <w:szCs w:val="24"/>
        </w:rPr>
        <w:instrText xml:space="preserve"> ADDIN ZOTERO_ITEM CSL_CITATION {"citationID":"V5Lc7TMB","properties":{"formattedCitation":"({\\i{}39}, {\\i{}40})","plainCitation":"(39, 40)","noteIndex":0},"citationItems":[{"id":1201,"uris":["http://zotero.org/users/2376427/items/G2TRZAG3"],"itemData":{"id":1201,"type":"article-journal","container-title":"Psychological Review","issue":"4","page":"674-701","title":"Life-course persistent and adolescence-limited antisocial behavior: A developmental taxonomy","volume":"100","author":[{"family":"Moffitt","given":"Terrie E."}],"issued":{"date-parts":[["1993"]]},"citation-key":"moffittLifecoursePersistentAdolescencelimited1993"}},{"id":1225,"uris":["http://zotero.org/users/2376427/items/J4Z3KJCS"],"itemData":{"id":1225,"type":"article-journal","container-title":"Nature Human Behaviour","DOI":"10.1038/s41562-018-0309-4","ISSN":"2397-3374","issue":"3","journalAbbreviation":"Nat Hum Behav","language":"en","page":"177-186","source":"DOI.org (Crossref)","title":"Male antisocial behaviour in adolescence and beyond","volume":"2","author":[{"family":"Moffitt","given":"Terrie E."}],"issued":{"date-parts":[["2018",2,21]]},"citation-key":"moffittMaleAntisocialBehaviour2018"}}],"schema":"https://github.com/citation-style-language/schema/raw/master/csl-citation.json"} </w:instrText>
      </w:r>
      <w:r w:rsidR="00534EF9">
        <w:rPr>
          <w:rFonts w:eastAsia="Times New Roman"/>
          <w:sz w:val="24"/>
          <w:szCs w:val="24"/>
        </w:rPr>
        <w:fldChar w:fldCharType="separate"/>
      </w:r>
      <w:r w:rsidR="00131E91" w:rsidRPr="00131E91">
        <w:rPr>
          <w:sz w:val="24"/>
        </w:rPr>
        <w:t>(</w:t>
      </w:r>
      <w:r w:rsidR="00131E91" w:rsidRPr="00131E91">
        <w:rPr>
          <w:i/>
          <w:iCs/>
          <w:sz w:val="24"/>
        </w:rPr>
        <w:t>39</w:t>
      </w:r>
      <w:r w:rsidR="00131E91" w:rsidRPr="00131E91">
        <w:rPr>
          <w:sz w:val="24"/>
        </w:rPr>
        <w:t xml:space="preserve">, </w:t>
      </w:r>
      <w:r w:rsidR="00131E91" w:rsidRPr="00131E91">
        <w:rPr>
          <w:i/>
          <w:iCs/>
          <w:sz w:val="24"/>
        </w:rPr>
        <w:t>40</w:t>
      </w:r>
      <w:r w:rsidR="00131E91" w:rsidRPr="00131E91">
        <w:rPr>
          <w:sz w:val="24"/>
        </w:rPr>
        <w:t>)</w:t>
      </w:r>
      <w:r w:rsidR="00534EF9">
        <w:rPr>
          <w:rFonts w:eastAsia="Times New Roman"/>
          <w:sz w:val="24"/>
          <w:szCs w:val="24"/>
        </w:rPr>
        <w:fldChar w:fldCharType="end"/>
      </w:r>
      <w:r w:rsidRPr="007D1847">
        <w:rPr>
          <w:rFonts w:eastAsia="Times New Roman"/>
          <w:sz w:val="24"/>
          <w:szCs w:val="24"/>
        </w:rPr>
        <w:t>, but future research should explore the mechanisms leading to the discontinuation of gun carrying. Moving out of high violence areas, or aging into periods with relatively less violence, may explain these patterns.</w:t>
      </w:r>
    </w:p>
    <w:p w14:paraId="74F58175" w14:textId="330AA609" w:rsidR="00760F09" w:rsidRDefault="007D1847" w:rsidP="00760F09">
      <w:pPr>
        <w:spacing w:after="100" w:afterAutospacing="1"/>
        <w:ind w:left="720"/>
        <w:rPr>
          <w:rFonts w:eastAsia="Times New Roman"/>
          <w:sz w:val="24"/>
          <w:szCs w:val="24"/>
        </w:rPr>
      </w:pPr>
      <w:r w:rsidRPr="007D1847">
        <w:rPr>
          <w:rFonts w:eastAsia="Times New Roman"/>
          <w:sz w:val="24"/>
          <w:szCs w:val="24"/>
        </w:rPr>
        <w:t xml:space="preserve">Second, adult-onset carriers who first carry after age 21 account for a substantial two-thirds of all lifetime carriers. Their carry is more likely persistent in the sense that they also reported carrying recently, and moreover their gun use accumulates over time; the great majority have carried recently, and they exhibit a steady increase in onset of gun use with age after having very low rates of gun use in adolescence. In contrast to adolescent-onset of carrying, prior exposure to gun violence is not significantly predictive of adult-onset carry. </w:t>
      </w:r>
    </w:p>
    <w:p w14:paraId="36154706" w14:textId="75B1128C" w:rsidR="008B3954" w:rsidRDefault="008B3954" w:rsidP="00760F09">
      <w:pPr>
        <w:spacing w:after="100" w:afterAutospacing="1"/>
        <w:ind w:left="720"/>
        <w:rPr>
          <w:rFonts w:eastAsia="Times New Roman"/>
          <w:sz w:val="24"/>
          <w:szCs w:val="24"/>
        </w:rPr>
      </w:pPr>
      <w:commentRangeStart w:id="13"/>
      <w:ins w:id="14" w:author="Kirk, David" w:date="2024-08-04T06:22:00Z" w16du:dateUtc="2024-08-04T10:22:00Z">
        <w:r>
          <w:rPr>
            <w:rFonts w:eastAsia="Times New Roman"/>
            <w:sz w:val="24"/>
            <w:szCs w:val="24"/>
          </w:rPr>
          <w:t>Whereas there are marked differences between the two groups, there are also similar</w:t>
        </w:r>
      </w:ins>
      <w:ins w:id="15" w:author="Kirk, David" w:date="2024-08-04T06:23:00Z" w16du:dateUtc="2024-08-04T10:23:00Z">
        <w:r>
          <w:rPr>
            <w:rFonts w:eastAsia="Times New Roman"/>
            <w:sz w:val="24"/>
            <w:szCs w:val="24"/>
          </w:rPr>
          <w:t>ities</w:t>
        </w:r>
      </w:ins>
      <w:ins w:id="16" w:author="Kirk, David" w:date="2024-08-04T06:28:00Z" w16du:dateUtc="2024-08-04T10:28:00Z">
        <w:r w:rsidR="00A56A0A">
          <w:rPr>
            <w:rFonts w:eastAsia="Times New Roman"/>
            <w:sz w:val="24"/>
            <w:szCs w:val="24"/>
          </w:rPr>
          <w:t>, as we show in Table S</w:t>
        </w:r>
      </w:ins>
      <w:r w:rsidR="006432DF">
        <w:rPr>
          <w:rFonts w:eastAsia="Times New Roman"/>
          <w:sz w:val="24"/>
          <w:szCs w:val="24"/>
        </w:rPr>
        <w:t>2</w:t>
      </w:r>
      <w:ins w:id="17" w:author="Kirk, David" w:date="2024-08-04T06:23:00Z" w16du:dateUtc="2024-08-04T10:23:00Z">
        <w:r>
          <w:rPr>
            <w:rFonts w:eastAsia="Times New Roman"/>
            <w:sz w:val="24"/>
            <w:szCs w:val="24"/>
          </w:rPr>
          <w:t xml:space="preserve">. </w:t>
        </w:r>
      </w:ins>
      <w:ins w:id="18" w:author="Kirk, David" w:date="2024-08-04T06:24:00Z" w16du:dateUtc="2024-08-04T10:24:00Z">
        <w:r w:rsidR="00A56A0A">
          <w:rPr>
            <w:rFonts w:eastAsia="Times New Roman"/>
            <w:sz w:val="24"/>
            <w:szCs w:val="24"/>
          </w:rPr>
          <w:t>The adolescent-onset carriers are, by definition, individuals engaged in criminal conduct</w:t>
        </w:r>
      </w:ins>
      <w:ins w:id="19" w:author="Kirk, David" w:date="2024-08-04T06:25:00Z" w16du:dateUtc="2024-08-04T10:25:00Z">
        <w:r w:rsidR="00A56A0A">
          <w:rPr>
            <w:rFonts w:eastAsia="Times New Roman"/>
            <w:sz w:val="24"/>
            <w:szCs w:val="24"/>
          </w:rPr>
          <w:t xml:space="preserve"> (i</w:t>
        </w:r>
      </w:ins>
      <w:ins w:id="20" w:author="Kirk, David" w:date="2024-08-04T06:28:00Z" w16du:dateUtc="2024-08-04T10:28:00Z">
        <w:r w:rsidR="00A56A0A">
          <w:rPr>
            <w:rFonts w:eastAsia="Times New Roman"/>
            <w:sz w:val="24"/>
            <w:szCs w:val="24"/>
          </w:rPr>
          <w:t>.</w:t>
        </w:r>
      </w:ins>
      <w:ins w:id="21" w:author="Kirk, David" w:date="2024-08-04T06:25:00Z" w16du:dateUtc="2024-08-04T10:25:00Z">
        <w:r w:rsidR="00A56A0A">
          <w:rPr>
            <w:rFonts w:eastAsia="Times New Roman"/>
            <w:sz w:val="24"/>
            <w:szCs w:val="24"/>
          </w:rPr>
          <w:t>e., gun crime</w:t>
        </w:r>
      </w:ins>
      <w:ins w:id="22" w:author="Kirk, David" w:date="2024-08-04T06:29:00Z" w16du:dateUtc="2024-08-04T10:29:00Z">
        <w:r w:rsidR="00A56A0A">
          <w:rPr>
            <w:rFonts w:eastAsia="Times New Roman"/>
            <w:sz w:val="24"/>
            <w:szCs w:val="24"/>
          </w:rPr>
          <w:t>s</w:t>
        </w:r>
      </w:ins>
      <w:ins w:id="23" w:author="Kirk, David" w:date="2024-08-04T06:25:00Z" w16du:dateUtc="2024-08-04T10:25:00Z">
        <w:r w:rsidR="00A56A0A">
          <w:rPr>
            <w:rFonts w:eastAsia="Times New Roman"/>
            <w:sz w:val="24"/>
            <w:szCs w:val="24"/>
          </w:rPr>
          <w:t>)</w:t>
        </w:r>
      </w:ins>
      <w:ins w:id="24" w:author="Kirk, David" w:date="2024-08-04T06:24:00Z" w16du:dateUtc="2024-08-04T10:24:00Z">
        <w:r w:rsidR="00A56A0A">
          <w:rPr>
            <w:rFonts w:eastAsia="Times New Roman"/>
            <w:sz w:val="24"/>
            <w:szCs w:val="24"/>
          </w:rPr>
          <w:t xml:space="preserve">, and the </w:t>
        </w:r>
        <w:del w:id="25" w:author="Charles Lanfear" w:date="2024-08-05T18:02:00Z" w16du:dateUtc="2024-08-06T01:02:00Z">
          <w:r w:rsidR="00A56A0A" w:rsidDel="006432DF">
            <w:rPr>
              <w:rFonts w:eastAsia="Times New Roman"/>
              <w:sz w:val="24"/>
              <w:szCs w:val="24"/>
            </w:rPr>
            <w:delText xml:space="preserve">vast </w:delText>
          </w:r>
        </w:del>
        <w:r w:rsidR="00A56A0A">
          <w:rPr>
            <w:rFonts w:eastAsia="Times New Roman"/>
            <w:sz w:val="24"/>
            <w:szCs w:val="24"/>
          </w:rPr>
          <w:t>majority of them self-reported getting arrest</w:t>
        </w:r>
      </w:ins>
      <w:ins w:id="26" w:author="Charles Lanfear" w:date="2024-08-05T17:56:00Z" w16du:dateUtc="2024-08-06T00:56:00Z">
        <w:r w:rsidR="007A3236">
          <w:rPr>
            <w:rFonts w:eastAsia="Times New Roman"/>
            <w:sz w:val="24"/>
            <w:szCs w:val="24"/>
          </w:rPr>
          <w:t>ed</w:t>
        </w:r>
      </w:ins>
      <w:ins w:id="27" w:author="Kirk, David" w:date="2024-08-04T06:24:00Z" w16du:dateUtc="2024-08-04T10:24:00Z">
        <w:r w:rsidR="00A56A0A">
          <w:rPr>
            <w:rFonts w:eastAsia="Times New Roman"/>
            <w:sz w:val="24"/>
            <w:szCs w:val="24"/>
          </w:rPr>
          <w:t xml:space="preserve"> (73%) at some point in their lives</w:t>
        </w:r>
      </w:ins>
      <w:ins w:id="28" w:author="Charles Lanfear" w:date="2024-08-05T18:04:00Z" w16du:dateUtc="2024-08-06T01:04:00Z">
        <w:r w:rsidR="006432DF">
          <w:rPr>
            <w:rFonts w:eastAsia="Times New Roman"/>
            <w:sz w:val="24"/>
            <w:szCs w:val="24"/>
          </w:rPr>
          <w:t>, almost al</w:t>
        </w:r>
      </w:ins>
      <w:ins w:id="29" w:author="Charles Lanfear" w:date="2024-08-05T18:05:00Z" w16du:dateUtc="2024-08-06T01:05:00Z">
        <w:r w:rsidR="006432DF">
          <w:rPr>
            <w:rFonts w:eastAsia="Times New Roman"/>
            <w:sz w:val="24"/>
            <w:szCs w:val="24"/>
          </w:rPr>
          <w:t>l of whom</w:t>
        </w:r>
      </w:ins>
      <w:ins w:id="30" w:author="Kirk, David" w:date="2024-08-04T06:26:00Z" w16du:dateUtc="2024-08-04T10:26:00Z">
        <w:r w:rsidR="00A56A0A">
          <w:rPr>
            <w:rFonts w:eastAsia="Times New Roman"/>
            <w:sz w:val="24"/>
            <w:szCs w:val="24"/>
          </w:rPr>
          <w:t xml:space="preserve"> (93%</w:t>
        </w:r>
      </w:ins>
      <w:ins w:id="31" w:author="Charles Lanfear" w:date="2024-08-05T18:05:00Z" w16du:dateUtc="2024-08-06T01:05:00Z">
        <w:r w:rsidR="006432DF">
          <w:rPr>
            <w:rFonts w:eastAsia="Times New Roman"/>
            <w:sz w:val="24"/>
            <w:szCs w:val="24"/>
          </w:rPr>
          <w:t>)</w:t>
        </w:r>
      </w:ins>
      <w:ins w:id="32" w:author="Kirk, David" w:date="2024-08-04T06:26:00Z" w16du:dateUtc="2024-08-04T10:26:00Z">
        <w:r w:rsidR="00A56A0A">
          <w:rPr>
            <w:rFonts w:eastAsia="Times New Roman"/>
            <w:sz w:val="24"/>
            <w:szCs w:val="24"/>
          </w:rPr>
          <w:t xml:space="preserve"> </w:t>
        </w:r>
        <w:del w:id="33" w:author="Charles Lanfear" w:date="2024-08-05T18:05:00Z" w16du:dateUtc="2024-08-06T01:05:00Z">
          <w:r w:rsidR="00A56A0A" w:rsidDel="006432DF">
            <w:rPr>
              <w:rFonts w:eastAsia="Times New Roman"/>
              <w:sz w:val="24"/>
              <w:szCs w:val="24"/>
            </w:rPr>
            <w:delText xml:space="preserve">of those arrested </w:delText>
          </w:r>
        </w:del>
        <w:r w:rsidR="00A56A0A">
          <w:rPr>
            <w:rFonts w:eastAsia="Times New Roman"/>
            <w:sz w:val="24"/>
            <w:szCs w:val="24"/>
          </w:rPr>
          <w:t>were arrested for the first time in adolescence</w:t>
        </w:r>
        <w:del w:id="34" w:author="Charles Lanfear" w:date="2024-08-05T18:05:00Z" w16du:dateUtc="2024-08-06T01:05:00Z">
          <w:r w:rsidR="00A56A0A" w:rsidDel="006432DF">
            <w:rPr>
              <w:rFonts w:eastAsia="Times New Roman"/>
              <w:sz w:val="24"/>
              <w:szCs w:val="24"/>
            </w:rPr>
            <w:delText>)</w:delText>
          </w:r>
        </w:del>
        <w:r w:rsidR="00A56A0A">
          <w:rPr>
            <w:rFonts w:eastAsia="Times New Roman"/>
            <w:sz w:val="24"/>
            <w:szCs w:val="24"/>
          </w:rPr>
          <w:t xml:space="preserve">. Yet a majority (53%) of the adult-onset group also have a history of arrest, with </w:t>
        </w:r>
      </w:ins>
      <w:ins w:id="35" w:author="Kirk, David" w:date="2024-08-04T06:27:00Z" w16du:dateUtc="2024-08-04T10:27:00Z">
        <w:r w:rsidR="00A56A0A">
          <w:rPr>
            <w:rFonts w:eastAsia="Times New Roman"/>
            <w:sz w:val="24"/>
            <w:szCs w:val="24"/>
          </w:rPr>
          <w:t>more than half of those with an arrest record first getting arrested as an adolescent</w:t>
        </w:r>
      </w:ins>
      <w:ins w:id="36" w:author="Charles Lanfear" w:date="2024-08-05T17:54:00Z" w16du:dateUtc="2024-08-06T00:54:00Z">
        <w:r w:rsidR="007A3236">
          <w:rPr>
            <w:rFonts w:eastAsia="Times New Roman"/>
            <w:sz w:val="24"/>
            <w:szCs w:val="24"/>
          </w:rPr>
          <w:t xml:space="preserve"> (54%)</w:t>
        </w:r>
      </w:ins>
      <w:ins w:id="37" w:author="Kirk, David" w:date="2024-08-04T06:27:00Z" w16du:dateUtc="2024-08-04T10:27:00Z">
        <w:r w:rsidR="00A56A0A">
          <w:rPr>
            <w:rFonts w:eastAsia="Times New Roman"/>
            <w:sz w:val="24"/>
            <w:szCs w:val="24"/>
          </w:rPr>
          <w:t xml:space="preserve">. In contrast, </w:t>
        </w:r>
      </w:ins>
      <w:ins w:id="38" w:author="Charles Lanfear" w:date="2024-08-05T18:05:00Z" w16du:dateUtc="2024-08-06T01:05:00Z">
        <w:r w:rsidR="006432DF">
          <w:rPr>
            <w:rFonts w:eastAsia="Times New Roman"/>
            <w:sz w:val="24"/>
            <w:szCs w:val="24"/>
          </w:rPr>
          <w:t xml:space="preserve">only </w:t>
        </w:r>
      </w:ins>
      <w:ins w:id="39" w:author="Kirk, David" w:date="2024-08-04T06:27:00Z" w16du:dateUtc="2024-08-04T10:27:00Z">
        <w:r w:rsidR="00A56A0A">
          <w:rPr>
            <w:rFonts w:eastAsia="Times New Roman"/>
            <w:sz w:val="24"/>
            <w:szCs w:val="24"/>
          </w:rPr>
          <w:t>3</w:t>
        </w:r>
      </w:ins>
      <w:r w:rsidR="007A3236">
        <w:rPr>
          <w:rFonts w:eastAsia="Times New Roman"/>
          <w:sz w:val="24"/>
          <w:szCs w:val="24"/>
        </w:rPr>
        <w:t>1</w:t>
      </w:r>
      <w:ins w:id="40" w:author="Kirk, David" w:date="2024-08-04T06:27:00Z" w16du:dateUtc="2024-08-04T10:27:00Z">
        <w:r w:rsidR="00A56A0A">
          <w:rPr>
            <w:rFonts w:eastAsia="Times New Roman"/>
            <w:sz w:val="24"/>
            <w:szCs w:val="24"/>
          </w:rPr>
          <w:t>% of individuals who never carried a gun</w:t>
        </w:r>
      </w:ins>
      <w:ins w:id="41" w:author="Kirk, David" w:date="2024-08-04T06:28:00Z" w16du:dateUtc="2024-08-04T10:28:00Z">
        <w:r w:rsidR="00A56A0A">
          <w:rPr>
            <w:rFonts w:eastAsia="Times New Roman"/>
            <w:sz w:val="24"/>
            <w:szCs w:val="24"/>
          </w:rPr>
          <w:t xml:space="preserve"> report an arrest record. </w:t>
        </w:r>
      </w:ins>
      <w:ins w:id="42" w:author="Kirk, David" w:date="2024-08-04T06:26:00Z" w16du:dateUtc="2024-08-04T10:26:00Z">
        <w:r w:rsidR="00A56A0A">
          <w:rPr>
            <w:rFonts w:eastAsia="Times New Roman"/>
            <w:sz w:val="24"/>
            <w:szCs w:val="24"/>
          </w:rPr>
          <w:t xml:space="preserve"> </w:t>
        </w:r>
      </w:ins>
      <w:commentRangeEnd w:id="13"/>
      <w:ins w:id="43" w:author="Kirk, David" w:date="2024-08-04T06:28:00Z" w16du:dateUtc="2024-08-04T10:28:00Z">
        <w:r w:rsidR="00A56A0A">
          <w:rPr>
            <w:rStyle w:val="CommentReference"/>
            <w:rFonts w:eastAsia="Times New Roman"/>
          </w:rPr>
          <w:commentReference w:id="13"/>
        </w:r>
      </w:ins>
    </w:p>
    <w:p w14:paraId="6CF5FAD3" w14:textId="6A7A0F08" w:rsidR="009C3BBC" w:rsidRPr="007D1847" w:rsidRDefault="007D1847">
      <w:pPr>
        <w:spacing w:after="100" w:afterAutospacing="1"/>
        <w:ind w:left="720"/>
        <w:rPr>
          <w:rFonts w:eastAsia="Times New Roman"/>
          <w:sz w:val="24"/>
          <w:szCs w:val="24"/>
        </w:rPr>
        <w:pPrChange w:id="44" w:author="Charles Lanfear" w:date="2024-08-05T17:50:00Z" w16du:dateUtc="2024-08-06T00:50:00Z">
          <w:pPr>
            <w:spacing w:after="100" w:afterAutospacing="1"/>
          </w:pPr>
        </w:pPrChange>
      </w:pPr>
      <w:r w:rsidRPr="007D1847">
        <w:rPr>
          <w:rFonts w:eastAsia="Times New Roman"/>
          <w:sz w:val="24"/>
          <w:szCs w:val="24"/>
        </w:rPr>
        <w:t>A natural question arises from these findings: What causes selection into each distinct</w:t>
      </w:r>
      <w:r w:rsidR="00F033DB">
        <w:rPr>
          <w:rFonts w:eastAsia="Times New Roman"/>
          <w:sz w:val="24"/>
          <w:szCs w:val="24"/>
        </w:rPr>
        <w:t xml:space="preserve"> pathway</w:t>
      </w:r>
      <w:r w:rsidRPr="007D1847">
        <w:rPr>
          <w:rFonts w:eastAsia="Times New Roman"/>
          <w:sz w:val="24"/>
          <w:szCs w:val="24"/>
        </w:rPr>
        <w:t>, adolescent versus adult carrying of concealed guns</w:t>
      </w:r>
      <w:ins w:id="45" w:author="Kirk, David" w:date="2024-08-04T06:36:00Z" w16du:dateUtc="2024-08-04T10:36:00Z">
        <w:r w:rsidR="009A3C59">
          <w:rPr>
            <w:rFonts w:eastAsia="Times New Roman"/>
            <w:sz w:val="24"/>
            <w:szCs w:val="24"/>
          </w:rPr>
          <w:t>, particularly since both groups displayed a hi</w:t>
        </w:r>
      </w:ins>
      <w:ins w:id="46" w:author="Kirk, David" w:date="2024-08-04T06:37:00Z" w16du:dateUtc="2024-08-04T10:37:00Z">
        <w:r w:rsidR="009A3C59">
          <w:rPr>
            <w:rFonts w:eastAsia="Times New Roman"/>
            <w:sz w:val="24"/>
            <w:szCs w:val="24"/>
          </w:rPr>
          <w:t>gh degree of criminality during adolescence</w:t>
        </w:r>
      </w:ins>
      <w:r w:rsidRPr="007D1847">
        <w:rPr>
          <w:rFonts w:eastAsia="Times New Roman"/>
          <w:sz w:val="24"/>
          <w:szCs w:val="24"/>
        </w:rPr>
        <w:t xml:space="preserve">? One explanation is that gun carrying in adolescence is illegal whereas gun carrying in adulthood was potentially legal for most adults in our sample after gun carrying laws became more permissive in Illinois and nationwide. Hence, criminological explanations for the relatively steep decline in criminal offending in early adulthood </w:t>
      </w:r>
      <w:r w:rsidR="000D7708">
        <w:rPr>
          <w:rFonts w:eastAsia="Times New Roman"/>
          <w:sz w:val="24"/>
          <w:szCs w:val="24"/>
        </w:rPr>
        <w:t xml:space="preserve">may be relevant for </w:t>
      </w:r>
      <w:r w:rsidRPr="007D1847">
        <w:rPr>
          <w:rFonts w:eastAsia="Times New Roman"/>
          <w:sz w:val="24"/>
          <w:szCs w:val="24"/>
        </w:rPr>
        <w:t>explain</w:t>
      </w:r>
      <w:r w:rsidR="000D7708">
        <w:rPr>
          <w:rFonts w:eastAsia="Times New Roman"/>
          <w:sz w:val="24"/>
          <w:szCs w:val="24"/>
        </w:rPr>
        <w:t>ing</w:t>
      </w:r>
      <w:r w:rsidRPr="007D1847">
        <w:rPr>
          <w:rFonts w:eastAsia="Times New Roman"/>
          <w:sz w:val="24"/>
          <w:szCs w:val="24"/>
        </w:rPr>
        <w:t xml:space="preserve"> why the adolescent gun carriers in our sample desisted from carrying </w:t>
      </w:r>
      <w:r w:rsidR="00420D9B">
        <w:rPr>
          <w:rFonts w:eastAsia="Times New Roman"/>
          <w:sz w:val="24"/>
          <w:szCs w:val="24"/>
        </w:rPr>
        <w:fldChar w:fldCharType="begin"/>
      </w:r>
      <w:r w:rsidR="00131E91">
        <w:rPr>
          <w:rFonts w:eastAsia="Times New Roman"/>
          <w:sz w:val="24"/>
          <w:szCs w:val="24"/>
        </w:rPr>
        <w:instrText xml:space="preserve"> ADDIN ZOTERO_ITEM CSL_CITATION {"citationID":"DiLAISia","properties":{"formattedCitation":"({\\i{}39}, {\\i{}41})","plainCitation":"(39, 41)","noteIndex":0},"citationItems":[{"id":1201,"uris":["http://zotero.org/users/2376427/items/G2TRZAG3"],"itemData":{"id":1201,"type":"article-journal","container-title":"Psychological Review","issue":"4","page":"674-701","title":"Life-course persistent and adolescence-limited antisocial behavior: A developmental taxonomy","volume":"100","author":[{"family":"Moffitt","given":"Terrie E."}],"issued":{"date-parts":[["1993"]]},"citation-key":"moffittLifecoursePersistentAdolescencelimited1993"}},{"id":1184,"uris":["http://zotero.org/users/2376427/items/PJNTNFAW"],"itemData":{"id":1184,"type":"book","event-place":"Cambridge, Mass.","ISBN":"978-0-674-17605-8","language":"eng","number-of-pages":"309","publisher":"Harvard Univ. Press","publisher-place":"Cambridge, Mass.","source":"K10plus ISBN","title":"Crime in the making: Pathways and turning points through life","title-short":"Crime in the making","author":[{"family":"Sampson","given":"Robert J."},{"family":"Laub","given":"John H."}],"issued":{"date-parts":[["1995"]]},"citation-key":"sampsonCrimeMakingPathways1995"}}],"schema":"https://github.com/citation-style-language/schema/raw/master/csl-citation.json"} </w:instrText>
      </w:r>
      <w:r w:rsidR="00420D9B">
        <w:rPr>
          <w:rFonts w:eastAsia="Times New Roman"/>
          <w:sz w:val="24"/>
          <w:szCs w:val="24"/>
        </w:rPr>
        <w:fldChar w:fldCharType="separate"/>
      </w:r>
      <w:r w:rsidR="00131E91" w:rsidRPr="00131E91">
        <w:rPr>
          <w:sz w:val="24"/>
        </w:rPr>
        <w:t>(</w:t>
      </w:r>
      <w:r w:rsidR="00131E91" w:rsidRPr="00131E91">
        <w:rPr>
          <w:i/>
          <w:iCs/>
          <w:sz w:val="24"/>
        </w:rPr>
        <w:t>39</w:t>
      </w:r>
      <w:r w:rsidR="00131E91" w:rsidRPr="00131E91">
        <w:rPr>
          <w:sz w:val="24"/>
        </w:rPr>
        <w:t xml:space="preserve">, </w:t>
      </w:r>
      <w:r w:rsidR="00131E91" w:rsidRPr="00131E91">
        <w:rPr>
          <w:i/>
          <w:iCs/>
          <w:sz w:val="24"/>
        </w:rPr>
        <w:t>41</w:t>
      </w:r>
      <w:r w:rsidR="00131E91" w:rsidRPr="00131E91">
        <w:rPr>
          <w:sz w:val="24"/>
        </w:rPr>
        <w:t>)</w:t>
      </w:r>
      <w:r w:rsidR="00420D9B">
        <w:rPr>
          <w:rFonts w:eastAsia="Times New Roman"/>
          <w:sz w:val="24"/>
          <w:szCs w:val="24"/>
        </w:rPr>
        <w:fldChar w:fldCharType="end"/>
      </w:r>
      <w:r w:rsidRPr="007D1847">
        <w:rPr>
          <w:rFonts w:eastAsia="Times New Roman"/>
          <w:sz w:val="24"/>
          <w:szCs w:val="24"/>
        </w:rPr>
        <w:t>. For instance, the adolescent-limited group may have stopped carrying when they reached the end of adolescence because they obtained gainful employment or established family bonds that provided greater controls on behavior.</w:t>
      </w:r>
      <w:r w:rsidR="00D64CF3">
        <w:rPr>
          <w:rFonts w:eastAsia="Times New Roman"/>
          <w:sz w:val="24"/>
          <w:szCs w:val="24"/>
        </w:rPr>
        <w:t xml:space="preserve"> Of relevance, gun carrying is not a behavior that is uniformly antisocial across the life course but rather one that is, like alcohol use, age-graded in legality and normative acceptability. In contrast to gun carrying, however, adolescent alcohol consumption is strongly predictive of drinking over the life course, particularly problem drinking </w:t>
      </w:r>
      <w:r w:rsidR="00311CEB">
        <w:rPr>
          <w:rFonts w:eastAsia="Times New Roman"/>
          <w:sz w:val="24"/>
          <w:szCs w:val="24"/>
          <w:highlight w:val="yellow"/>
        </w:rPr>
        <w:fldChar w:fldCharType="begin"/>
      </w:r>
      <w:r w:rsidR="00131E91">
        <w:rPr>
          <w:rFonts w:eastAsia="Times New Roman"/>
          <w:sz w:val="24"/>
          <w:szCs w:val="24"/>
          <w:highlight w:val="yellow"/>
        </w:rPr>
        <w:instrText xml:space="preserve"> ADDIN ZOTERO_ITEM CSL_CITATION {"citationID":"gkj8Nqpv","properties":{"formattedCitation":"({\\i{}42})","plainCitation":"(42)","noteIndex":0},"citationItems":[{"id":1252,"uris":["http://zotero.org/users/2376427/items/AVCW4NCI"],"itemData":{"id":1252,"type":"article-journal","container-title":"Drug and Alcohol Dependence","DOI":"10.1016/j.drugalcdep.2021.108713","ISSN":"03768716","journalAbbreviation":"Drug and Alcohol Dependence","language":"en","page":"108713","source":"DOI.org (Crossref)","title":"Alcohol use trajectories across the life course: Influences of childhood predictors and consequences for late-life health","title-short":"Alcohol use trajectories across the life course","volume":"224","author":[{"family":"Szabó","given":"Ágnes"},{"family":"Towers","given":"Andy"},{"family":"Newcombe","given":"David"},{"family":"Sheridan","given":"Janie"}],"issued":{"date-parts":[["2021",7]]},"citation-key":"szaboAlcoholUseTrajectories2021"}}],"schema":"https://github.com/citation-style-language/schema/raw/master/csl-citation.json"} </w:instrText>
      </w:r>
      <w:r w:rsidR="00311CEB">
        <w:rPr>
          <w:rFonts w:eastAsia="Times New Roman"/>
          <w:sz w:val="24"/>
          <w:szCs w:val="24"/>
          <w:highlight w:val="yellow"/>
        </w:rPr>
        <w:fldChar w:fldCharType="separate"/>
      </w:r>
      <w:r w:rsidR="00131E91" w:rsidRPr="00131E91">
        <w:rPr>
          <w:sz w:val="24"/>
        </w:rPr>
        <w:t>(</w:t>
      </w:r>
      <w:r w:rsidR="00131E91" w:rsidRPr="00131E91">
        <w:rPr>
          <w:i/>
          <w:iCs/>
          <w:sz w:val="24"/>
        </w:rPr>
        <w:t>42</w:t>
      </w:r>
      <w:r w:rsidR="00131E91" w:rsidRPr="00131E91">
        <w:rPr>
          <w:sz w:val="24"/>
        </w:rPr>
        <w:t>)</w:t>
      </w:r>
      <w:r w:rsidR="00311CEB">
        <w:rPr>
          <w:rFonts w:eastAsia="Times New Roman"/>
          <w:sz w:val="24"/>
          <w:szCs w:val="24"/>
          <w:highlight w:val="yellow"/>
        </w:rPr>
        <w:fldChar w:fldCharType="end"/>
      </w:r>
      <w:r w:rsidR="00AD7F6E">
        <w:rPr>
          <w:rFonts w:eastAsia="Times New Roman"/>
          <w:sz w:val="24"/>
          <w:szCs w:val="24"/>
        </w:rPr>
        <w:t>.</w:t>
      </w:r>
    </w:p>
    <w:p w14:paraId="23FA7344" w14:textId="0F3D6768" w:rsidR="007D1847" w:rsidRPr="007D1847" w:rsidRDefault="00AF1E19" w:rsidP="007D1847">
      <w:pPr>
        <w:spacing w:after="100" w:afterAutospacing="1"/>
        <w:ind w:left="720"/>
        <w:rPr>
          <w:rFonts w:eastAsia="Times New Roman"/>
          <w:sz w:val="24"/>
          <w:szCs w:val="24"/>
        </w:rPr>
      </w:pPr>
      <w:r>
        <w:rPr>
          <w:rFonts w:eastAsia="Times New Roman"/>
          <w:sz w:val="24"/>
          <w:szCs w:val="24"/>
        </w:rPr>
        <w:t>However, a</w:t>
      </w:r>
      <w:r w:rsidR="007D1847" w:rsidRPr="007D1847">
        <w:rPr>
          <w:rFonts w:eastAsia="Times New Roman"/>
          <w:sz w:val="24"/>
          <w:szCs w:val="24"/>
        </w:rPr>
        <w:t xml:space="preserve"> critical distinction between the adolescent-onset versus adult-onset gun concealed carry groups is the role of the immediate social context</w:t>
      </w:r>
      <w:r>
        <w:rPr>
          <w:rFonts w:eastAsia="Times New Roman"/>
          <w:sz w:val="24"/>
          <w:szCs w:val="24"/>
        </w:rPr>
        <w:t xml:space="preserve"> of violence</w:t>
      </w:r>
      <w:r w:rsidR="007D1847" w:rsidRPr="007D1847">
        <w:rPr>
          <w:rFonts w:eastAsia="Times New Roman"/>
          <w:sz w:val="24"/>
          <w:szCs w:val="24"/>
        </w:rPr>
        <w:t xml:space="preserve">. Past research on adolescent gun carry and our own results suggest immediately dangerous contexts—such as those marked by direct exposure to gun violence—lead to adolescent gun carrying </w:t>
      </w:r>
      <w:r w:rsidR="008211DB">
        <w:rPr>
          <w:rFonts w:eastAsia="Times New Roman"/>
          <w:sz w:val="24"/>
          <w:szCs w:val="24"/>
        </w:rPr>
        <w:fldChar w:fldCharType="begin"/>
      </w:r>
      <w:r w:rsidR="00131E91">
        <w:rPr>
          <w:rFonts w:eastAsia="Times New Roman"/>
          <w:sz w:val="24"/>
          <w:szCs w:val="24"/>
        </w:rPr>
        <w:instrText xml:space="preserve"> ADDIN ZOTERO_ITEM CSL_CITATION {"citationID":"P9O2ZOdd","properties":{"formattedCitation":"({\\i{}12}, {\\i{}24}, {\\i{}27})","plainCitation":"(12, 24, 27)","noteIndex":0},"citationItems":[{"id":1146,"uris":["http://zotero.org/users/2376427/items/ECFBK7B8"],"itemData":{"id":1146,"type":"article-journal","container-title":"Archives of Pediatrics &amp; Adolescent Medicine","DOI":"10.1001/archpedi.158.7.657","ISSN":"1072-4710","issue":"7","journalAbbreviation":"Arch Pediatr Adolesc Med","language":"en","page":"657","source":"DOI.org (Crossref)","title":"Neighborhood predictors of concealed firearm carrying among children and adolescents: Results from the Project on Human Development in Chicago Neighborhoods","title-short":"Neighborhood Predictors of Concealed Firearm Carrying Among Children and Adolescents","volume":"158","author":[{"family":"Molnar","given":"Beth E."},{"family":"Miller","given":"Matthew J."},{"family":"Azrael","given":"Deborah"},{"family":"Buka","given":"Stephen L."}],"issued":{"date-parts":[["2004",7,1]]},"citation-key":"molnarNeighborhoodPredictorsConcealed2004"}},{"id":1150,"uris":["http://zotero.org/users/2376427/items/GZVAJVUB"],"itemData":{"id":1150,"type":"article-journal","abstract":"To estimate the cause-effect relationship between exposure to firearm violence and subsequent perpetration of serious violence, we applied the analytic method of propensity stratification to longitudinal data on adolescents residing in Chicago, Illinois. Results indicate that exposure to firearm violence approximately doubles the probability that an adolescent will perpetrate serious violence over the subsequent 2 years.","container-title":"Science","DOI":"10.1126/science.1110096","ISSN":"0036-8075, 1095-9203","issue":"5726","journalAbbreviation":"Science","language":"en","page":"1323-1326","source":"DOI.org (Crossref)","title":"Firearm violence exposure and serious violent behavior","volume":"308","author":[{"family":"Bingenheimer","given":"Jeffrey B."},{"family":"Brennan","given":"Robert T."},{"family":"Earls","given":"Felton J."}],"issued":{"date-parts":[["2005",5,27]]},"citation-key":"bingenheimerFirearmViolenceExposure2005"}},{"id":1151,"uris":["http://zotero.org/users/2376427/items/HL98GZR4"],"itemData":{"id":1151,"type":"article-journal","container-title":"Journal of the American Academy of Child &amp; Adolescent Psychiatry","DOI":"10.1016/j.jaac.2018.01.012","ISSN":"08908567","issue":"4","journalAbbreviation":"Journal of the American Academy of Child &amp; Adolescent Psychiatry","language":"en","page":"274-279","source":"DOI.org (Crossref)","title":"Gun- and non-gun–related violence exposure and risk for subsequent gun carrying among male juvenile offenders","volume":"57","author":[{"family":"Beardslee","given":"Jordan"},{"family":"Mulvey","given":"Edward"},{"family":"Schubert","given":"Carol"},{"family":"Allison","given":"Paul"},{"family":"Infante","given":"Arynn"},{"family":"Pardini","given":"Dustin"}],"issued":{"date-parts":[["2018",4]]},"citation-key":"beardsleeGunNongunRelated2018"}}],"schema":"https://github.com/citation-style-language/schema/raw/master/csl-citation.json"} </w:instrText>
      </w:r>
      <w:r w:rsidR="008211DB">
        <w:rPr>
          <w:rFonts w:eastAsia="Times New Roman"/>
          <w:sz w:val="24"/>
          <w:szCs w:val="24"/>
        </w:rPr>
        <w:fldChar w:fldCharType="separate"/>
      </w:r>
      <w:r w:rsidR="00131E91" w:rsidRPr="00131E91">
        <w:rPr>
          <w:sz w:val="24"/>
        </w:rPr>
        <w:t>(</w:t>
      </w:r>
      <w:r w:rsidR="00131E91" w:rsidRPr="00131E91">
        <w:rPr>
          <w:i/>
          <w:iCs/>
          <w:sz w:val="24"/>
        </w:rPr>
        <w:t>12</w:t>
      </w:r>
      <w:r w:rsidR="00131E91" w:rsidRPr="00131E91">
        <w:rPr>
          <w:sz w:val="24"/>
        </w:rPr>
        <w:t xml:space="preserve">, </w:t>
      </w:r>
      <w:r w:rsidR="00131E91" w:rsidRPr="00131E91">
        <w:rPr>
          <w:i/>
          <w:iCs/>
          <w:sz w:val="24"/>
        </w:rPr>
        <w:t>24</w:t>
      </w:r>
      <w:r w:rsidR="00131E91" w:rsidRPr="00131E91">
        <w:rPr>
          <w:sz w:val="24"/>
        </w:rPr>
        <w:t xml:space="preserve">, </w:t>
      </w:r>
      <w:r w:rsidR="00131E91" w:rsidRPr="00131E91">
        <w:rPr>
          <w:i/>
          <w:iCs/>
          <w:sz w:val="24"/>
        </w:rPr>
        <w:t>27</w:t>
      </w:r>
      <w:r w:rsidR="00131E91" w:rsidRPr="00131E91">
        <w:rPr>
          <w:sz w:val="24"/>
        </w:rPr>
        <w:t>)</w:t>
      </w:r>
      <w:r w:rsidR="008211DB">
        <w:rPr>
          <w:rFonts w:eastAsia="Times New Roman"/>
          <w:sz w:val="24"/>
          <w:szCs w:val="24"/>
        </w:rPr>
        <w:fldChar w:fldCharType="end"/>
      </w:r>
      <w:r w:rsidR="007D1847" w:rsidRPr="007D1847">
        <w:rPr>
          <w:rFonts w:eastAsia="Times New Roman"/>
          <w:sz w:val="24"/>
          <w:szCs w:val="24"/>
        </w:rPr>
        <w:t xml:space="preserve">. In contrast, we find no association between prior exposure to gun violence and gun carrying for adults, but we do find a sharp increase in adult gun carrying in 2020-2021 that coincides with increases in gun purchases seen throughout the US following the outbreak of COVID-19 and murder of George Floyd </w:t>
      </w:r>
      <w:r w:rsidR="008211DB">
        <w:rPr>
          <w:rFonts w:eastAsia="Times New Roman"/>
          <w:sz w:val="24"/>
          <w:szCs w:val="24"/>
        </w:rPr>
        <w:fldChar w:fldCharType="begin"/>
      </w:r>
      <w:r w:rsidR="00131E91">
        <w:rPr>
          <w:rFonts w:eastAsia="Times New Roman"/>
          <w:sz w:val="24"/>
          <w:szCs w:val="24"/>
        </w:rPr>
        <w:instrText xml:space="preserve"> ADDIN ZOTERO_ITEM CSL_CITATION {"citationID":"dDQd8qPX","properties":{"formattedCitation":"({\\i{}6}, {\\i{}7})","plainCitation":"(6, 7)","noteIndex":0},"citationItems":[{"id":1143,"uris":["http://zotero.org/users/2376427/items/F9XSXN2U"],"itemData":{"id":1143,"type":"article-journal","container-title":"Annals of Internal Medicine","DOI":"10.7326/M21-3423","ISSN":"0003-4819, 1539-3704","issue":"2","journalAbbreviation":"Ann Intern Med","language":"en","page":"219-225","source":"DOI.org (Crossref)","title":"Firearm purchasing during the COVID-19 pandemic: Results from the 2021 National Firearms Survey","title-short":"Firearm Purchasing During the COVID-19 Pandemic","volume":"175","author":[{"family":"Miller","given":"Matthew"},{"family":"Zhang","given":"Wilson"},{"family":"Azrael","given":"Deborah"}],"issued":{"date-parts":[["2022",2]]},"citation-key":"millerFirearmPurchasingCOVID192022"}},{"id":1142,"uris":["http://zotero.org/users/2376427/items/MT232F4H"],"itemData":{"id":1142,"type":"report","abstract":"Statistics represent the number of firearms background checks initiated through the NICS from November 1998 to November 30, 2023.","genre":"File","language":"en-us","title":"NICS Firearm Checks: Month/Year","title-short":"NICS Firearm Checks","URL":"https://www.fbi.gov/file-repository/nics_firearm_checks_-_month_year.pdf/view","author":[{"literal":"Federal Bureau of Investigation"}],"accessed":{"date-parts":[["2023",12,18]]},"issued":{"date-parts":[["2023"]]},"citation-key":"federalbureauofinvestigationNICSFirearmChecks2023"}}],"schema":"https://github.com/citation-style-language/schema/raw/master/csl-citation.json"} </w:instrText>
      </w:r>
      <w:r w:rsidR="008211DB">
        <w:rPr>
          <w:rFonts w:eastAsia="Times New Roman"/>
          <w:sz w:val="24"/>
          <w:szCs w:val="24"/>
        </w:rPr>
        <w:fldChar w:fldCharType="separate"/>
      </w:r>
      <w:r w:rsidR="00131E91" w:rsidRPr="00131E91">
        <w:rPr>
          <w:sz w:val="24"/>
        </w:rPr>
        <w:t>(</w:t>
      </w:r>
      <w:r w:rsidR="00131E91" w:rsidRPr="00131E91">
        <w:rPr>
          <w:i/>
          <w:iCs/>
          <w:sz w:val="24"/>
        </w:rPr>
        <w:t>6</w:t>
      </w:r>
      <w:r w:rsidR="00131E91" w:rsidRPr="00131E91">
        <w:rPr>
          <w:sz w:val="24"/>
        </w:rPr>
        <w:t xml:space="preserve">, </w:t>
      </w:r>
      <w:r w:rsidR="00131E91" w:rsidRPr="00131E91">
        <w:rPr>
          <w:i/>
          <w:iCs/>
          <w:sz w:val="24"/>
        </w:rPr>
        <w:t>7</w:t>
      </w:r>
      <w:r w:rsidR="00131E91" w:rsidRPr="00131E91">
        <w:rPr>
          <w:sz w:val="24"/>
        </w:rPr>
        <w:t>)</w:t>
      </w:r>
      <w:r w:rsidR="008211DB">
        <w:rPr>
          <w:rFonts w:eastAsia="Times New Roman"/>
          <w:sz w:val="24"/>
          <w:szCs w:val="24"/>
        </w:rPr>
        <w:fldChar w:fldCharType="end"/>
      </w:r>
      <w:r w:rsidR="007D1847" w:rsidRPr="007D1847">
        <w:rPr>
          <w:rFonts w:eastAsia="Times New Roman"/>
          <w:sz w:val="24"/>
          <w:szCs w:val="24"/>
        </w:rPr>
        <w:t>.</w:t>
      </w:r>
      <w:r w:rsidR="004D50B5">
        <w:rPr>
          <w:rFonts w:eastAsia="Times New Roman"/>
          <w:sz w:val="24"/>
          <w:szCs w:val="24"/>
        </w:rPr>
        <w:t xml:space="preserve"> </w:t>
      </w:r>
    </w:p>
    <w:p w14:paraId="5A24B1EC" w14:textId="0DB06C8A" w:rsidR="007D1847" w:rsidRPr="007D1847" w:rsidRDefault="007D1847" w:rsidP="007D1847">
      <w:pPr>
        <w:spacing w:after="100" w:afterAutospacing="1"/>
        <w:ind w:left="720"/>
        <w:rPr>
          <w:rFonts w:eastAsia="Times New Roman"/>
          <w:sz w:val="24"/>
          <w:szCs w:val="24"/>
        </w:rPr>
      </w:pPr>
      <w:r w:rsidRPr="007D1847">
        <w:rPr>
          <w:rFonts w:eastAsia="Times New Roman"/>
          <w:sz w:val="24"/>
          <w:szCs w:val="24"/>
        </w:rPr>
        <w:t xml:space="preserve">These results evoke Stroebe et al.’s </w:t>
      </w:r>
      <w:r w:rsidR="00FB7267">
        <w:rPr>
          <w:rFonts w:eastAsia="Times New Roman"/>
          <w:sz w:val="24"/>
          <w:szCs w:val="24"/>
        </w:rPr>
        <w:fldChar w:fldCharType="begin"/>
      </w:r>
      <w:r w:rsidR="00131E91">
        <w:rPr>
          <w:rFonts w:eastAsia="Times New Roman"/>
          <w:sz w:val="24"/>
          <w:szCs w:val="24"/>
        </w:rPr>
        <w:instrText xml:space="preserve"> ADDIN ZOTERO_ITEM CSL_CITATION {"citationID":"7iUDmjEa","properties":{"formattedCitation":"({\\i{}43})","plainCitation":"(43)","noteIndex":0},"citationItems":[{"id":1174,"uris":["http://zotero.org/users/2376427/items/4Z98BVBT"],"itemData":{"id":1174,"type":"article-journal","abstract":"Americans are the world’s best armed citizens and public polling suggests protection/self-defense is their main reason for gun ownership. However, there is virtually no psychological research on gun ownership. The present article develops the first psychological process model of defensive gun ownership—specifically, a two-component model that considers both the antecedents and consequences of owning a gun for protection/self-defense. We demonstrate that different levels of threat construal—the specific perceived threat of assault and a diffuse threat of a dangerous world—independently predict handgun ownership; we also show how utility judgments can explain the motivated reasoning that drives beliefs about gun rights. We tested our model in two independent samples of gun owners (total N = 899), from just before and after the Orlando mass shooting. This study illustrates how social-cognitive theories can help explain what motivates Americans to own handguns and advocate for broad rights to carry and use them.","container-title":"Personality and Social Psychology Bulletin","DOI":"10.1177/0146167217703952","ISSN":"0146-1672, 1552-7433","issue":"8","journalAbbreviation":"Pers Soc Psychol Bull","language":"en","page":"1071-1085","source":"DOI.org (Crossref)","title":"Is it a dangerous world out there? The motivational bases of American gun ownership","title-short":"Is It a Dangerous World Out There?","volume":"43","author":[{"family":"Stroebe","given":"Wolfgang"},{"family":"Leander","given":"N. Pontus"},{"family":"Kruglanski","given":"Arie W."}],"issued":{"date-parts":[["2017",8]]},"citation-key":"stroebeItDangerousWorld2017"}}],"schema":"https://github.com/citation-style-language/schema/raw/master/csl-citation.json"} </w:instrText>
      </w:r>
      <w:r w:rsidR="00FB7267">
        <w:rPr>
          <w:rFonts w:eastAsia="Times New Roman"/>
          <w:sz w:val="24"/>
          <w:szCs w:val="24"/>
        </w:rPr>
        <w:fldChar w:fldCharType="separate"/>
      </w:r>
      <w:r w:rsidR="00131E91" w:rsidRPr="00131E91">
        <w:rPr>
          <w:sz w:val="24"/>
        </w:rPr>
        <w:t>(</w:t>
      </w:r>
      <w:r w:rsidR="00131E91" w:rsidRPr="00131E91">
        <w:rPr>
          <w:i/>
          <w:iCs/>
          <w:sz w:val="24"/>
        </w:rPr>
        <w:t>43</w:t>
      </w:r>
      <w:r w:rsidR="00131E91" w:rsidRPr="00131E91">
        <w:rPr>
          <w:sz w:val="24"/>
        </w:rPr>
        <w:t>)</w:t>
      </w:r>
      <w:r w:rsidR="00FB7267">
        <w:rPr>
          <w:rFonts w:eastAsia="Times New Roman"/>
          <w:sz w:val="24"/>
          <w:szCs w:val="24"/>
        </w:rPr>
        <w:fldChar w:fldCharType="end"/>
      </w:r>
      <w:r w:rsidR="00FB7267">
        <w:rPr>
          <w:rFonts w:eastAsia="Times New Roman"/>
          <w:sz w:val="24"/>
          <w:szCs w:val="24"/>
        </w:rPr>
        <w:t xml:space="preserve"> </w:t>
      </w:r>
      <w:r w:rsidRPr="007D1847">
        <w:rPr>
          <w:rFonts w:eastAsia="Times New Roman"/>
          <w:sz w:val="24"/>
          <w:szCs w:val="24"/>
        </w:rPr>
        <w:t xml:space="preserve">findings that protective gun ownership among adult men is associated primarily with diffuse threats—e.g., “the belief that the world is a dangerous and unstable place, populated by bad people, and that society is at the brink of collapse” </w:t>
      </w:r>
      <w:r w:rsidR="00FB7267">
        <w:rPr>
          <w:rFonts w:eastAsia="Times New Roman"/>
          <w:sz w:val="24"/>
          <w:szCs w:val="24"/>
        </w:rPr>
        <w:t xml:space="preserve">[p. 1079 in </w:t>
      </w:r>
      <w:r w:rsidR="00FB7267">
        <w:rPr>
          <w:rFonts w:eastAsia="Times New Roman"/>
          <w:sz w:val="24"/>
          <w:szCs w:val="24"/>
        </w:rPr>
        <w:fldChar w:fldCharType="begin"/>
      </w:r>
      <w:r w:rsidR="00131E91">
        <w:rPr>
          <w:rFonts w:eastAsia="Times New Roman"/>
          <w:sz w:val="24"/>
          <w:szCs w:val="24"/>
        </w:rPr>
        <w:instrText xml:space="preserve"> ADDIN ZOTERO_ITEM CSL_CITATION {"citationID":"pT3TImhl","properties":{"formattedCitation":"({\\i{}43})","plainCitation":"(43)","noteIndex":0},"citationItems":[{"id":1174,"uris":["http://zotero.org/users/2376427/items/4Z98BVBT"],"itemData":{"id":1174,"type":"article-journal","abstract":"Americans are the world’s best armed citizens and public polling suggests protection/self-defense is their main reason for gun ownership. However, there is virtually no psychological research on gun ownership. The present article develops the first psychological process model of defensive gun ownership—specifically, a two-component model that considers both the antecedents and consequences of owning a gun for protection/self-defense. We demonstrate that different levels of threat construal—the specific perceived threat of assault and a diffuse threat of a dangerous world—independently predict handgun ownership; we also show how utility judgments can explain the motivated reasoning that drives beliefs about gun rights. We tested our model in two independent samples of gun owners (total N = 899), from just before and after the Orlando mass shooting. This study illustrates how social-cognitive theories can help explain what motivates Americans to own handguns and advocate for broad rights to carry and use them.","container-title":"Personality and Social Psychology Bulletin","DOI":"10.1177/0146167217703952","ISSN":"0146-1672, 1552-7433","issue":"8","journalAbbreviation":"Pers Soc Psychol Bull","language":"en","page":"1071-1085","source":"DOI.org (Crossref)","title":"Is it a dangerous world out there? The motivational bases of American gun ownership","title-short":"Is It a Dangerous World Out There?","volume":"43","author":[{"family":"Stroebe","given":"Wolfgang"},{"family":"Leander","given":"N. Pontus"},{"family":"Kruglanski","given":"Arie W."}],"issued":{"date-parts":[["2017",8]]},"citation-key":"stroebeItDangerousWorld2017"}}],"schema":"https://github.com/citation-style-language/schema/raw/master/csl-citation.json"} </w:instrText>
      </w:r>
      <w:r w:rsidR="00FB7267">
        <w:rPr>
          <w:rFonts w:eastAsia="Times New Roman"/>
          <w:sz w:val="24"/>
          <w:szCs w:val="24"/>
        </w:rPr>
        <w:fldChar w:fldCharType="separate"/>
      </w:r>
      <w:r w:rsidR="00131E91" w:rsidRPr="00131E91">
        <w:rPr>
          <w:sz w:val="24"/>
        </w:rPr>
        <w:t>(</w:t>
      </w:r>
      <w:r w:rsidR="00131E91" w:rsidRPr="00131E91">
        <w:rPr>
          <w:i/>
          <w:iCs/>
          <w:sz w:val="24"/>
        </w:rPr>
        <w:t>43</w:t>
      </w:r>
      <w:r w:rsidR="00131E91" w:rsidRPr="00131E91">
        <w:rPr>
          <w:sz w:val="24"/>
        </w:rPr>
        <w:t>)</w:t>
      </w:r>
      <w:r w:rsidR="00FB7267">
        <w:rPr>
          <w:rFonts w:eastAsia="Times New Roman"/>
          <w:sz w:val="24"/>
          <w:szCs w:val="24"/>
        </w:rPr>
        <w:fldChar w:fldCharType="end"/>
      </w:r>
      <w:r w:rsidR="00FB7267">
        <w:rPr>
          <w:rFonts w:eastAsia="Times New Roman"/>
          <w:sz w:val="24"/>
          <w:szCs w:val="24"/>
        </w:rPr>
        <w:t>]</w:t>
      </w:r>
      <w:r w:rsidRPr="007D1847">
        <w:rPr>
          <w:rFonts w:eastAsia="Times New Roman"/>
          <w:sz w:val="24"/>
          <w:szCs w:val="24"/>
        </w:rPr>
        <w:t xml:space="preserve">—and secondarily by specific threats—e.g., perceived likelihood of victimization </w:t>
      </w:r>
      <w:r w:rsidR="00271D2E">
        <w:rPr>
          <w:rFonts w:eastAsia="Times New Roman"/>
          <w:sz w:val="24"/>
          <w:szCs w:val="24"/>
        </w:rPr>
        <w:fldChar w:fldCharType="begin"/>
      </w:r>
      <w:r w:rsidR="00131E91">
        <w:rPr>
          <w:rFonts w:eastAsia="Times New Roman"/>
          <w:sz w:val="24"/>
          <w:szCs w:val="24"/>
        </w:rPr>
        <w:instrText xml:space="preserve"> ADDIN ZOTERO_ITEM CSL_CITATION {"citationID":"O2H8Abn8","properties":{"formattedCitation":"({\\i{}44})","plainCitation":"(44)","noteIndex":0},"citationItems":[{"id":1173,"uris":["http://zotero.org/users/2376427/items/DZKLGQP2"],"itemData":{"id":1173,"type":"article-journal","abstract":"Objectives\n              This study examines the effect of crime‐specific fears (worry about crime and perceived risk of crime), violent victimization, and diffuse anxieties (belief in a dangerous world [BDW], general distrust, and belief in others’ violent intentions) on protective gun ownership and involvement in “active” gun behaviors (i.e., gun accessibility in the home and handgun carrying).\n            \n            \n              Methods\n              We use data on over 4,000 U.S. adults from the 2017 nationally representative Pew Research Center's American Trends Panel.\n            \n            \n              Results\n              Fear of crime and perceived risks are largely unrelated to gun ownership, yet violent victimization influences protective ownership, which in turn influences gun accessibility. Additionally, diffuse fears and anxieties also matter for protective ownership and accessibility, with some effects explained by political party affiliation. Broader, general distrust of others is associated with owners’ frequency of carrying their handgun outside of the home.\n            \n            \n              Conclusion\n              The results highlight the complexity of the fear‐guns link, with multiple dimensions of fear and experience at work.","container-title":"Social Science Quarterly","DOI":"10.1111/ssqu.12735","ISSN":"0038-4941, 1540-6237","issue":"1","journalAbbreviation":"Social Science Quarterly","language":"en","page":"285-308","source":"DOI.org (Crossref)","title":"A matter of degree? Fear, anxiety, and protective gun ownership in the United States","title-short":"A Matter of Degree?","volume":"101","author":[{"family":"Warner","given":"Tara D."},{"family":"Thrash","given":"Courtney R."}],"issued":{"date-parts":[["2020",1]]},"citation-key":"warnerMatterDegreeFear2020"}}],"schema":"https://github.com/citation-style-language/schema/raw/master/csl-citation.json"} </w:instrText>
      </w:r>
      <w:r w:rsidR="00271D2E">
        <w:rPr>
          <w:rFonts w:eastAsia="Times New Roman"/>
          <w:sz w:val="24"/>
          <w:szCs w:val="24"/>
        </w:rPr>
        <w:fldChar w:fldCharType="separate"/>
      </w:r>
      <w:r w:rsidR="00131E91" w:rsidRPr="00131E91">
        <w:rPr>
          <w:sz w:val="24"/>
        </w:rPr>
        <w:t>(</w:t>
      </w:r>
      <w:r w:rsidR="00131E91" w:rsidRPr="00131E91">
        <w:rPr>
          <w:i/>
          <w:iCs/>
          <w:sz w:val="24"/>
        </w:rPr>
        <w:t>44</w:t>
      </w:r>
      <w:r w:rsidR="00131E91" w:rsidRPr="00131E91">
        <w:rPr>
          <w:sz w:val="24"/>
        </w:rPr>
        <w:t>)</w:t>
      </w:r>
      <w:r w:rsidR="00271D2E">
        <w:rPr>
          <w:rFonts w:eastAsia="Times New Roman"/>
          <w:sz w:val="24"/>
          <w:szCs w:val="24"/>
        </w:rPr>
        <w:fldChar w:fldCharType="end"/>
      </w:r>
      <w:r>
        <w:rPr>
          <w:rFonts w:eastAsia="Times New Roman"/>
          <w:sz w:val="24"/>
          <w:szCs w:val="24"/>
        </w:rPr>
        <w:t>.</w:t>
      </w:r>
      <w:r w:rsidR="008232B8">
        <w:rPr>
          <w:rFonts w:eastAsia="Times New Roman"/>
          <w:sz w:val="24"/>
          <w:szCs w:val="24"/>
        </w:rPr>
        <w:t xml:space="preserve"> </w:t>
      </w:r>
      <w:r w:rsidR="00F252E7">
        <w:rPr>
          <w:rFonts w:eastAsia="Times New Roman"/>
          <w:sz w:val="24"/>
          <w:szCs w:val="24"/>
        </w:rPr>
        <w:t>This is</w:t>
      </w:r>
      <w:r w:rsidR="008232B8">
        <w:rPr>
          <w:rFonts w:eastAsia="Times New Roman"/>
          <w:sz w:val="24"/>
          <w:szCs w:val="24"/>
        </w:rPr>
        <w:t xml:space="preserve"> reflected in a recent survey that finds gun owners—and particularly regular gun carriers—are more likely to consider violence justified to </w:t>
      </w:r>
      <w:r w:rsidR="00F252E7">
        <w:rPr>
          <w:rFonts w:eastAsia="Times New Roman"/>
          <w:sz w:val="24"/>
          <w:szCs w:val="24"/>
        </w:rPr>
        <w:t>“</w:t>
      </w:r>
      <w:r w:rsidR="008232B8">
        <w:rPr>
          <w:rFonts w:eastAsia="Times New Roman"/>
          <w:sz w:val="24"/>
          <w:szCs w:val="24"/>
        </w:rPr>
        <w:t>reinforce police</w:t>
      </w:r>
      <w:r w:rsidR="00F252E7">
        <w:rPr>
          <w:rFonts w:eastAsia="Times New Roman"/>
          <w:sz w:val="24"/>
          <w:szCs w:val="24"/>
        </w:rPr>
        <w:t>”</w:t>
      </w:r>
      <w:r w:rsidR="008232B8">
        <w:rPr>
          <w:rFonts w:eastAsia="Times New Roman"/>
          <w:sz w:val="24"/>
          <w:szCs w:val="24"/>
        </w:rPr>
        <w:t>, resist oppressive government, and protect the “American Way of Life”</w:t>
      </w:r>
      <w:r w:rsidR="00B441C2">
        <w:rPr>
          <w:rFonts w:eastAsia="Times New Roman"/>
          <w:sz w:val="24"/>
          <w:szCs w:val="24"/>
        </w:rPr>
        <w:t>, and to believe a civil war is imminent</w:t>
      </w:r>
      <w:r w:rsidR="00F252E7">
        <w:rPr>
          <w:rFonts w:eastAsia="Times New Roman"/>
          <w:sz w:val="24"/>
          <w:szCs w:val="24"/>
        </w:rPr>
        <w:t xml:space="preserve"> </w:t>
      </w:r>
      <w:r w:rsidR="00AE0805">
        <w:rPr>
          <w:rFonts w:eastAsia="Times New Roman"/>
          <w:sz w:val="24"/>
          <w:szCs w:val="24"/>
        </w:rPr>
        <w:fldChar w:fldCharType="begin"/>
      </w:r>
      <w:r w:rsidR="00131E91">
        <w:rPr>
          <w:rFonts w:eastAsia="Times New Roman"/>
          <w:sz w:val="24"/>
          <w:szCs w:val="24"/>
        </w:rPr>
        <w:instrText xml:space="preserve"> ADDIN ZOTERO_ITEM CSL_CITATION {"citationID":"AsCwXFmj","properties":{"formattedCitation":"({\\i{}45})","plainCitation":"(45)","noteIndex":0},"citationItems":[{"id":1228,"uris":["http://zotero.org/users/2376427/items/3QH8ZVVG"],"itemData":{"id":1228,"type":"article-journal","abstract":"Little is known about support for and willingness to engage in political violence in the United States. Such violence would likely involve firearms.To evaluate whether firearm owners’ and nonowners’ support for political violence differs and whether support among owners varies by type of firearms owned, recency of purchase, and frequency of carrying a loaded firearm in public.This cross-sectional nationally representative survey study was conducted from May 13 to June 2, 2022, among US adult members of the Ipsos KnowledgePanel, including an oversample of firearm owners.Firearm ownership vs nonownership.Main outcomes concern (1) support for political violence, in general and to advance specific political objectives; (2) personal willingness to engage in political violence, by severity of violence and target population; and (3) perceived likelihood of firearm use in political violence. Outcomes are expressed as weighted proportions and adjusted prevalence differences, with P values adjusted for the false-discovery rate and reported as q values.The analytic sample comprised 12 851 respondents: 5820 (45.3%) firearm owners, 6132 (47.7%) nonowners without firearms at home, and 899 (7.0%) nonowners with firearms at home. After weighting, 51.0% (95% CI, 49.9%-52.1%) were female, 8.5% (95% CI, 7.5%-9.5%) Hispanic, 9.1% (95% CI, 8.1%-10.2%) non-Hispanic Black, and 62.6% (95% CI, 61.5%-63.8%) non-Hispanic White; the mean (SD) age was 48.5 (18.0) years. Owners were more likely than nonowners without firearms at home to consider violence usually or always justified to advance at least 1 of 17 specific political objectives (owners: 38.8%; 95% CI, 37.3%-40.4%; nonowners: 29.8%; 95% CI, 28.5%-31.2%; adjusted difference, 6.5 percentage points; 95% CI, 4.5-9.3 percentage points; q &amp;lt; .001) but were not more willing to engage in political violence. Recent purchasers, owners who always or nearly always carry loaded firearms in public, and to a lesser extent, owners of assault-type rifles were more supportive of and willing to engage in political violence than other subgroups of firearm owners.In this study of support for political violence in the United States, differences between firearm owners and nonowners without firearms at home were small to moderate when present. Differences were greater among subsets of owners than between owners and nonowners. These findings can guide risk-based prevention efforts.","container-title":"JAMA Network Open","DOI":"10.1001/jamanetworkopen.2024.3623","ISSN":"2574-3805","issue":"4","journalAbbreviation":"JAMA Network Open","page":"e243623","source":"Silverchair","title":"Firearm ownership and support for political violence in the United States","volume":"7","author":[{"family":"Wintemute","given":"Garen J."},{"family":"Crawford","given":"Andrew"},{"family":"Robinson","given":"Sonia L."},{"family":"Tomsich","given":"Elizabeth A."},{"family":"Reeping","given":"Paul M."},{"family":"Schleimer","given":"Julia P."},{"family":"Pear","given":"Veronica A."}],"issued":{"date-parts":[["2024",4,9]]},"citation-key":"wintemuteFirearmOwnershipSupport2024"}}],"schema":"https://github.com/citation-style-language/schema/raw/master/csl-citation.json"} </w:instrText>
      </w:r>
      <w:r w:rsidR="00AE0805">
        <w:rPr>
          <w:rFonts w:eastAsia="Times New Roman"/>
          <w:sz w:val="24"/>
          <w:szCs w:val="24"/>
        </w:rPr>
        <w:fldChar w:fldCharType="separate"/>
      </w:r>
      <w:r w:rsidR="00131E91" w:rsidRPr="00131E91">
        <w:rPr>
          <w:sz w:val="24"/>
        </w:rPr>
        <w:t>(</w:t>
      </w:r>
      <w:r w:rsidR="00131E91" w:rsidRPr="00131E91">
        <w:rPr>
          <w:i/>
          <w:iCs/>
          <w:sz w:val="24"/>
        </w:rPr>
        <w:t>45</w:t>
      </w:r>
      <w:r w:rsidR="00131E91" w:rsidRPr="00131E91">
        <w:rPr>
          <w:sz w:val="24"/>
        </w:rPr>
        <w:t>)</w:t>
      </w:r>
      <w:r w:rsidR="00AE0805">
        <w:rPr>
          <w:rFonts w:eastAsia="Times New Roman"/>
          <w:sz w:val="24"/>
          <w:szCs w:val="24"/>
        </w:rPr>
        <w:fldChar w:fldCharType="end"/>
      </w:r>
      <w:r w:rsidR="008232B8">
        <w:rPr>
          <w:rFonts w:eastAsia="Times New Roman"/>
          <w:sz w:val="24"/>
          <w:szCs w:val="24"/>
        </w:rPr>
        <w:t>.</w:t>
      </w:r>
      <w:r w:rsidRPr="007D1847">
        <w:rPr>
          <w:rFonts w:eastAsia="Times New Roman"/>
          <w:sz w:val="24"/>
          <w:szCs w:val="24"/>
        </w:rPr>
        <w:t xml:space="preserve"> In an argument that evokes the broader literature on legal cynicism </w:t>
      </w:r>
      <w:r w:rsidR="008D5565">
        <w:rPr>
          <w:rFonts w:eastAsia="Times New Roman"/>
          <w:sz w:val="24"/>
          <w:szCs w:val="24"/>
        </w:rPr>
        <w:fldChar w:fldCharType="begin"/>
      </w:r>
      <w:r w:rsidR="00131E91">
        <w:rPr>
          <w:rFonts w:eastAsia="Times New Roman"/>
          <w:sz w:val="24"/>
          <w:szCs w:val="24"/>
        </w:rPr>
        <w:instrText xml:space="preserve"> ADDIN ZOTERO_ITEM CSL_CITATION {"citationID":"xrPTw7VR","properties":{"formattedCitation":"({\\i{}29}, {\\i{}46})","plainCitation":"(29, 46)","noteIndex":0},"citationItems":[{"id":523,"uris":["http://zotero.org/users/2376427/items/8JYBC3WH"],"itemData":{"id":523,"type":"article-journal","container-title":"American Journal of Sociology","DOI":"10.1086/655754","ISSN":"0002-9602, 1537-5390","issue":"4","journalAbbreviation":"American Journal of Sociology","language":"en","page":"1190-1233","source":"DOI.org (Crossref)","title":"Cultural mechanisms and the persistence of neighborhood violence","volume":"116","author":[{"family":"Kirk","given":"David S."},{"family":"Papachristos","given":"Andrew V."}],"issued":{"date-parts":[["2011",1]]},"citation-key":"kirkCulturalMechanismsPersistence2011"}},{"id":505,"uris":["http://zotero.org/users/2376427/items/X3WKNEJX"],"itemData":{"id":505,"type":"article-journal","container-title":"Law &amp; Society Review","DOI":"10.2307/827739","ISSN":"00239216","issue":"4","journalAbbreviation":"Law &amp; Society Review","page":"777-804","source":"DOI.org (Crossref)","title":"Legal cynicism and (subcultural?) tolerance of deviance: The neighborhood context of racial differences","title-short":"Legal Cynicism and (Subcultural?","volume":"32","author":[{"family":"Sampson","given":"Robert J."},{"family":"Bartusch","given":"Dawn Jeglum"}],"issued":{"date-parts":[["1998"]]},"citation-key":"sampsonLegalCynicismSubcultural1998"}}],"schema":"https://github.com/citation-style-language/schema/raw/master/csl-citation.json"} </w:instrText>
      </w:r>
      <w:r w:rsidR="008D5565">
        <w:rPr>
          <w:rFonts w:eastAsia="Times New Roman"/>
          <w:sz w:val="24"/>
          <w:szCs w:val="24"/>
        </w:rPr>
        <w:fldChar w:fldCharType="separate"/>
      </w:r>
      <w:r w:rsidR="00131E91" w:rsidRPr="00131E91">
        <w:rPr>
          <w:sz w:val="24"/>
        </w:rPr>
        <w:t>(</w:t>
      </w:r>
      <w:r w:rsidR="00131E91" w:rsidRPr="00131E91">
        <w:rPr>
          <w:i/>
          <w:iCs/>
          <w:sz w:val="24"/>
        </w:rPr>
        <w:t>29</w:t>
      </w:r>
      <w:r w:rsidR="00131E91" w:rsidRPr="00131E91">
        <w:rPr>
          <w:sz w:val="24"/>
        </w:rPr>
        <w:t xml:space="preserve">, </w:t>
      </w:r>
      <w:r w:rsidR="00131E91" w:rsidRPr="00131E91">
        <w:rPr>
          <w:i/>
          <w:iCs/>
          <w:sz w:val="24"/>
        </w:rPr>
        <w:t>46</w:t>
      </w:r>
      <w:r w:rsidR="00131E91" w:rsidRPr="00131E91">
        <w:rPr>
          <w:sz w:val="24"/>
        </w:rPr>
        <w:t>)</w:t>
      </w:r>
      <w:r w:rsidR="008D5565">
        <w:rPr>
          <w:rFonts w:eastAsia="Times New Roman"/>
          <w:sz w:val="24"/>
          <w:szCs w:val="24"/>
        </w:rPr>
        <w:fldChar w:fldCharType="end"/>
      </w:r>
      <w:r w:rsidRPr="007D1847">
        <w:rPr>
          <w:rFonts w:eastAsia="Times New Roman"/>
          <w:sz w:val="24"/>
          <w:szCs w:val="24"/>
        </w:rPr>
        <w:t xml:space="preserve">, Carlson </w:t>
      </w:r>
      <w:r w:rsidR="008D5565">
        <w:rPr>
          <w:rFonts w:eastAsia="Times New Roman"/>
          <w:sz w:val="24"/>
          <w:szCs w:val="24"/>
        </w:rPr>
        <w:fldChar w:fldCharType="begin"/>
      </w:r>
      <w:r w:rsidR="00131E91">
        <w:rPr>
          <w:rFonts w:eastAsia="Times New Roman"/>
          <w:sz w:val="24"/>
          <w:szCs w:val="24"/>
        </w:rPr>
        <w:instrText xml:space="preserve"> ADDIN ZOTERO_ITEM CSL_CITATION {"citationID":"9J5FkGvX","properties":{"formattedCitation":"({\\i{}10}, {\\i{}47})","plainCitation":"(10, 47)","noteIndex":0},"citationItems":[{"id":1197,"uris":["http://zotero.org/users/2376427/items/YU7LSSX6"],"itemData":{"id":1197,"type":"book","abstract":"\"From gang- and drug-related shootings to mass shootings in schools, shopping centers, and movie theatres, reports of gun crimes fill the headlines of newspapers and nightly news programs. At the same time, a different kind of headline has captured public attention: a steady surge in pro-gun sentiment among Americans. A Gallup poll conducted just a month after the Newtown school shootings found that 74% of Americans oppose a ban on hand-guns, and at least 11 million people now have licenses to carry concealed weapons as part of their everyday lives. Why do so many Americans not only own guns but also carry them? In Citizen-Protectors, Jennifer Carlson offers a compelling portrait of gun carriers, shedding light on Americans' complex relationship with guns. Delving headlong into the world of gun carriers, Carlson spent time participating in firearms training classes, attending pro-gun events, and carrying a firearm herself. Through these experiences she explores the role guns play in the lives of Americans who carry them and shows how, against a backdrop of economic insecurity and social instability, gun carrying becomes a means of being a good citizen, an idea that not only pervades the NRA's public literature and statements, but its training courses as well. A much-needed counterpoint to the rhetorical battles over gun control, Citizen-Protectors is a captivating and revealing look at gun culture in America, and is a must-read for anyone with a stake in this heated debate\"-- Provided by publisher","event-place":"New York, NY","ISBN":"978-0-19-934756-8","language":"eng","note":"OCLC: 904248928","publisher":"Oxford University Press","publisher-place":"New York, NY","source":"Open WorldCat","title":"Citizen-protectors: the everyday politics of guns in an age of decline","title-short":"Citizen-protectors","author":[{"family":"Carlson","given":"Jennifer"}],"issued":{"date-parts":[["2015"]]},"citation-key":"carlsonCitizenprotectorsEverydayPolitics2015"}},{"id":1170,"uris":["http://zotero.org/users/2376427/items/WD6I7DG3"],"itemData":{"id":1170,"type":"article-journal","container-title":"British Journal of Criminology","DOI":"10.1093/bjc/azs039","ISSN":"0007-0955, 1464-3529","issue":"6","journalAbbreviation":"British Journal of Criminology","language":"en","page":"1113-1132","source":"DOI.org (Crossref)","title":"'I don't dial 911': American gun politics and the problem of policing","title-short":"'I Don't Dial 911'","volume":"52","author":[{"family":"Carlson","given":"Jennifer"}],"issued":{"date-parts":[["2012",11,1]]},"citation-key":"carlsonDonDial9112012"}}],"schema":"https://github.com/citation-style-language/schema/raw/master/csl-citation.json"} </w:instrText>
      </w:r>
      <w:r w:rsidR="008D5565">
        <w:rPr>
          <w:rFonts w:eastAsia="Times New Roman"/>
          <w:sz w:val="24"/>
          <w:szCs w:val="24"/>
        </w:rPr>
        <w:fldChar w:fldCharType="separate"/>
      </w:r>
      <w:r w:rsidR="00131E91" w:rsidRPr="00131E91">
        <w:rPr>
          <w:sz w:val="24"/>
        </w:rPr>
        <w:t>(</w:t>
      </w:r>
      <w:r w:rsidR="00131E91" w:rsidRPr="00131E91">
        <w:rPr>
          <w:i/>
          <w:iCs/>
          <w:sz w:val="24"/>
        </w:rPr>
        <w:t>10</w:t>
      </w:r>
      <w:r w:rsidR="00131E91" w:rsidRPr="00131E91">
        <w:rPr>
          <w:sz w:val="24"/>
        </w:rPr>
        <w:t xml:space="preserve">, </w:t>
      </w:r>
      <w:r w:rsidR="00131E91" w:rsidRPr="00131E91">
        <w:rPr>
          <w:i/>
          <w:iCs/>
          <w:sz w:val="24"/>
        </w:rPr>
        <w:t>47</w:t>
      </w:r>
      <w:r w:rsidR="00131E91" w:rsidRPr="00131E91">
        <w:rPr>
          <w:sz w:val="24"/>
        </w:rPr>
        <w:t>)</w:t>
      </w:r>
      <w:r w:rsidR="008D5565">
        <w:rPr>
          <w:rFonts w:eastAsia="Times New Roman"/>
          <w:sz w:val="24"/>
          <w:szCs w:val="24"/>
        </w:rPr>
        <w:fldChar w:fldCharType="end"/>
      </w:r>
      <w:r w:rsidR="008D5565">
        <w:rPr>
          <w:rFonts w:eastAsia="Times New Roman"/>
          <w:sz w:val="24"/>
          <w:szCs w:val="24"/>
        </w:rPr>
        <w:t xml:space="preserve"> </w:t>
      </w:r>
      <w:r w:rsidRPr="007D1847">
        <w:rPr>
          <w:rFonts w:eastAsia="Times New Roman"/>
          <w:sz w:val="24"/>
          <w:szCs w:val="24"/>
        </w:rPr>
        <w:t xml:space="preserve">finds that two racially-differentiated beliefs promote legal gun carrying: the belief common among most carriers that police are inadequate protectors—and thus one may carry a gun as protection from crime—and the belief more common among non-white carriers that police are coercive violators of rights—and thus one may carry a gun as protection from and resistance to the oppressive state </w:t>
      </w:r>
      <w:r w:rsidR="008D5565">
        <w:rPr>
          <w:rFonts w:eastAsia="Times New Roman"/>
          <w:sz w:val="24"/>
          <w:szCs w:val="24"/>
        </w:rPr>
        <w:fldChar w:fldCharType="begin"/>
      </w:r>
      <w:r w:rsidR="00131E91">
        <w:rPr>
          <w:rFonts w:eastAsia="Times New Roman"/>
          <w:sz w:val="24"/>
          <w:szCs w:val="24"/>
        </w:rPr>
        <w:instrText xml:space="preserve"> ADDIN ZOTERO_ITEM CSL_CITATION {"citationID":"XmWjp28o","properties":{"formattedCitation":"({\\i{}48})","plainCitation":"(48)","noteIndex":0},"citationItems":[{"id":1158,"uris":["http://zotero.org/users/2376427/items/VTUWXHN2"],"itemData":{"id":1158,"type":"article-journal","abstract":"I trace the evolution of gun culture in the U.S., starting with the prehistorical normality and significance of projectile weaponry among Homo sapiens, then turning to the largely practical use of firearms as tools in the Colonial, Revolutionary, and Early Republic eras (ca. 1607–1850). I highlight the emergence of Gun Culture 1.0, which centered on sport hunting, recreation, and collecting and was the core of American gun culture from approximately 1850 to 2010. I then show the roots of Gun Culture 2.0, which began in the 1960s and 1970s and centered on self-defense. I use various indicators to document that, by 2010, armed self-defense had become the core of American gun culture. In the penultimate section of the article, I use the great gun-buying spree of 2020+ to show the diversity that exists within Gun Culture 2.0, a theme that carries over to the conclusion, where I consider possible future directions of gun culture.","container-title":"The ANNALS of the American Academy of Political and Social Science","DOI":"10.1177/00027162231156292","ISSN":"0002-7162, 1552-3349","issue":"1","journalAbbreviation":"The ANNALS of the American Academy of Political and Social Science","language":"en","page":"20-43","source":"DOI.org (Crossref)","title":"Gun culture 2.0: The evolution and contours of defensive gun ownership in America","title-short":"Gun Culture 2.0","volume":"704","author":[{"family":"Yamane","given":"David"}],"issued":{"date-parts":[["2022",11]]},"citation-key":"yamaneGunCultureEvolution2022"}}],"schema":"https://github.com/citation-style-language/schema/raw/master/csl-citation.json"} </w:instrText>
      </w:r>
      <w:r w:rsidR="008D5565">
        <w:rPr>
          <w:rFonts w:eastAsia="Times New Roman"/>
          <w:sz w:val="24"/>
          <w:szCs w:val="24"/>
        </w:rPr>
        <w:fldChar w:fldCharType="separate"/>
      </w:r>
      <w:r w:rsidR="00131E91" w:rsidRPr="00131E91">
        <w:rPr>
          <w:sz w:val="24"/>
        </w:rPr>
        <w:t>(</w:t>
      </w:r>
      <w:r w:rsidR="00131E91" w:rsidRPr="00131E91">
        <w:rPr>
          <w:i/>
          <w:iCs/>
          <w:sz w:val="24"/>
        </w:rPr>
        <w:t>48</w:t>
      </w:r>
      <w:r w:rsidR="00131E91" w:rsidRPr="00131E91">
        <w:rPr>
          <w:sz w:val="24"/>
        </w:rPr>
        <w:t>)</w:t>
      </w:r>
      <w:r w:rsidR="008D5565">
        <w:rPr>
          <w:rFonts w:eastAsia="Times New Roman"/>
          <w:sz w:val="24"/>
          <w:szCs w:val="24"/>
        </w:rPr>
        <w:fldChar w:fldCharType="end"/>
      </w:r>
      <w:r w:rsidRPr="007D1847">
        <w:rPr>
          <w:rFonts w:eastAsia="Times New Roman"/>
          <w:sz w:val="24"/>
          <w:szCs w:val="24"/>
        </w:rPr>
        <w:t xml:space="preserve">. In 2020-21, social unrest and economic disruption and the resulting perceptions of lawlessness </w:t>
      </w:r>
      <w:r w:rsidR="008D5565">
        <w:rPr>
          <w:rFonts w:eastAsia="Times New Roman"/>
          <w:sz w:val="24"/>
          <w:szCs w:val="24"/>
        </w:rPr>
        <w:fldChar w:fldCharType="begin"/>
      </w:r>
      <w:r w:rsidR="00131E91">
        <w:rPr>
          <w:rFonts w:eastAsia="Times New Roman"/>
          <w:sz w:val="24"/>
          <w:szCs w:val="24"/>
        </w:rPr>
        <w:instrText xml:space="preserve"> ADDIN ZOTERO_ITEM CSL_CITATION {"citationID":"FX7EzIpM","properties":{"formattedCitation":"({\\i{}32})","plainCitation":"(32)","noteIndex":0},"citationItems":[{"id":1153,"uris":["http://zotero.org/users/2376427/items/NARJJGCC"],"itemData":{"id":1153,"type":"article-journal","container-title":"JAMA Network Open","DOI":"10.1001/jamanetworkopen.2020.33484","ISSN":"2574-3805","issue":"1","journalAbbreviation":"JAMA Netw Open","language":"en","page":"e2033484","source":"DOI.org (Crossref)","title":"Public concern about violence, firearms, and the COVID-19 pandemic in California","volume":"4","author":[{"family":"Kravitz-Wirtz","given":"Nicole"},{"family":"Aubel","given":"Amanda"},{"family":"Schleimer","given":"Julia"},{"family":"Pallin","given":"Rocco"},{"family":"Wintemute","given":"Garen"}],"issued":{"date-parts":[["2021",1,4]]},"citation-key":"kravitz-wirtzPublicConcernViolence2021"}}],"schema":"https://github.com/citation-style-language/schema/raw/master/csl-citation.json"} </w:instrText>
      </w:r>
      <w:r w:rsidR="008D5565">
        <w:rPr>
          <w:rFonts w:eastAsia="Times New Roman"/>
          <w:sz w:val="24"/>
          <w:szCs w:val="24"/>
        </w:rPr>
        <w:fldChar w:fldCharType="separate"/>
      </w:r>
      <w:r w:rsidR="00131E91" w:rsidRPr="00131E91">
        <w:rPr>
          <w:sz w:val="24"/>
        </w:rPr>
        <w:t>(</w:t>
      </w:r>
      <w:r w:rsidR="00131E91" w:rsidRPr="00131E91">
        <w:rPr>
          <w:i/>
          <w:iCs/>
          <w:sz w:val="24"/>
        </w:rPr>
        <w:t>32</w:t>
      </w:r>
      <w:r w:rsidR="00131E91" w:rsidRPr="00131E91">
        <w:rPr>
          <w:sz w:val="24"/>
        </w:rPr>
        <w:t>)</w:t>
      </w:r>
      <w:r w:rsidR="008D5565">
        <w:rPr>
          <w:rFonts w:eastAsia="Times New Roman"/>
          <w:sz w:val="24"/>
          <w:szCs w:val="24"/>
        </w:rPr>
        <w:fldChar w:fldCharType="end"/>
      </w:r>
      <w:r w:rsidRPr="007D1847">
        <w:rPr>
          <w:rFonts w:eastAsia="Times New Roman"/>
          <w:sz w:val="24"/>
          <w:szCs w:val="24"/>
        </w:rPr>
        <w:t xml:space="preserve">, spikes in gun violence </w:t>
      </w:r>
      <w:r w:rsidR="008D5565">
        <w:rPr>
          <w:rFonts w:eastAsia="Times New Roman"/>
          <w:sz w:val="24"/>
          <w:szCs w:val="24"/>
        </w:rPr>
        <w:fldChar w:fldCharType="begin"/>
      </w:r>
      <w:r w:rsidR="00131E91">
        <w:rPr>
          <w:rFonts w:eastAsia="Times New Roman"/>
          <w:sz w:val="24"/>
          <w:szCs w:val="24"/>
        </w:rPr>
        <w:instrText xml:space="preserve"> ADDIN ZOTERO_ITEM CSL_CITATION {"citationID":"cnryDVk3","properties":{"formattedCitation":"({\\i{}15})","plainCitation":"(15)","noteIndex":0},"citationItems":[{"id":1176,"uris":["http://zotero.org/users/2376427/items/H75WC2LJ"],"itemData":{"id":1176,"type":"report","publisher":"Council on Criminal Justice","title":"Pandemic, social unrest, and crime in US cities: Year-end 2022 Update","author":[{"family":"Rosenfeld","given":"Richard"},{"family":"Boxerman","given":"Bobby"},{"family":"Lopez","given":"Ernesto"}],"issued":{"date-parts":[["2023"]]},"citation-key":"rosenfeldPandemicSocialUnrest2023"}}],"schema":"https://github.com/citation-style-language/schema/raw/master/csl-citation.json"} </w:instrText>
      </w:r>
      <w:r w:rsidR="008D5565">
        <w:rPr>
          <w:rFonts w:eastAsia="Times New Roman"/>
          <w:sz w:val="24"/>
          <w:szCs w:val="24"/>
        </w:rPr>
        <w:fldChar w:fldCharType="separate"/>
      </w:r>
      <w:r w:rsidR="00131E91" w:rsidRPr="00131E91">
        <w:rPr>
          <w:sz w:val="24"/>
        </w:rPr>
        <w:t>(</w:t>
      </w:r>
      <w:r w:rsidR="00131E91" w:rsidRPr="00131E91">
        <w:rPr>
          <w:i/>
          <w:iCs/>
          <w:sz w:val="24"/>
        </w:rPr>
        <w:t>15</w:t>
      </w:r>
      <w:r w:rsidR="00131E91" w:rsidRPr="00131E91">
        <w:rPr>
          <w:sz w:val="24"/>
        </w:rPr>
        <w:t>)</w:t>
      </w:r>
      <w:r w:rsidR="008D5565">
        <w:rPr>
          <w:rFonts w:eastAsia="Times New Roman"/>
          <w:sz w:val="24"/>
          <w:szCs w:val="24"/>
        </w:rPr>
        <w:fldChar w:fldCharType="end"/>
      </w:r>
      <w:r w:rsidRPr="007D1847">
        <w:rPr>
          <w:rFonts w:eastAsia="Times New Roman"/>
          <w:sz w:val="24"/>
          <w:szCs w:val="24"/>
        </w:rPr>
        <w:t xml:space="preserve">, and a crisis of police legitimacy </w:t>
      </w:r>
      <w:r w:rsidR="008D5565">
        <w:rPr>
          <w:rFonts w:eastAsia="Times New Roman"/>
          <w:sz w:val="24"/>
          <w:szCs w:val="24"/>
        </w:rPr>
        <w:fldChar w:fldCharType="begin"/>
      </w:r>
      <w:r w:rsidR="00131E91">
        <w:rPr>
          <w:rFonts w:eastAsia="Times New Roman"/>
          <w:sz w:val="24"/>
          <w:szCs w:val="24"/>
        </w:rPr>
        <w:instrText xml:space="preserve"> ADDIN ZOTERO_ITEM CSL_CITATION {"citationID":"o3YOo2Wl","properties":{"formattedCitation":"({\\i{}49})","plainCitation":"(49)","noteIndex":0},"citationItems":[{"id":1175,"uris":["http://zotero.org/users/2376427/items/HKJ4DT22"],"itemData":{"id":1175,"type":"article-journal","abstract":"Does social protest following the police killing of unarmed Black civilians have a widespread “opinion-mobilizing” effect against the police? Or, does the racialized nature of these events polarize mass opinion based on standing racial and political orientations? To answer these questions, we use a large dataset comprised of weekly cross sections of the American public and employ a regression discontinuity in time (RDiT) approach leveraging the random timing of the police killing of George Floyd and ensuing nationwide protests. We find that the Floyd protests swiftly decreased favorability toward the police and increased perceived anti-Black discrimination among low-prejudice and politically liberal Americans. However, attitudes among high-prejudice and politically conservative Americans either remained unchanged or evinced only small and ephemeral shifts. Our evidence suggests that the Floyd protests served to further racialize and politicize attitudes within the domain of race and law enforcement in the U.S.","container-title":"American Political Science Review","DOI":"10.1017/S0003055421000460","ISSN":"0003-0554, 1537-5943","issue":"4","journalAbbreviation":"Am Polit Sci Rev","language":"en","page":"1499-1507","source":"DOI.org (Crossref)","title":"The opinion-mobilizing effect of social protest against police violence: Evidence from the 2020 George Floyd protests","title-short":"The Opinion-Mobilizing Effect of Social Protest against Police Violence","volume":"115","author":[{"family":"Reny","given":"Tyler T."},{"family":"Newman","given":"Benjamin J."}],"issued":{"date-parts":[["2021",11]]},"citation-key":"renyOpinionmobilizingEffectSocial2021"}}],"schema":"https://github.com/citation-style-language/schema/raw/master/csl-citation.json"} </w:instrText>
      </w:r>
      <w:r w:rsidR="008D5565">
        <w:rPr>
          <w:rFonts w:eastAsia="Times New Roman"/>
          <w:sz w:val="24"/>
          <w:szCs w:val="24"/>
        </w:rPr>
        <w:fldChar w:fldCharType="separate"/>
      </w:r>
      <w:r w:rsidR="00131E91" w:rsidRPr="00131E91">
        <w:rPr>
          <w:sz w:val="24"/>
        </w:rPr>
        <w:t>(</w:t>
      </w:r>
      <w:r w:rsidR="00131E91" w:rsidRPr="00131E91">
        <w:rPr>
          <w:i/>
          <w:iCs/>
          <w:sz w:val="24"/>
        </w:rPr>
        <w:t>49</w:t>
      </w:r>
      <w:r w:rsidR="00131E91" w:rsidRPr="00131E91">
        <w:rPr>
          <w:sz w:val="24"/>
        </w:rPr>
        <w:t>)</w:t>
      </w:r>
      <w:r w:rsidR="008D5565">
        <w:rPr>
          <w:rFonts w:eastAsia="Times New Roman"/>
          <w:sz w:val="24"/>
          <w:szCs w:val="24"/>
        </w:rPr>
        <w:fldChar w:fldCharType="end"/>
      </w:r>
      <w:r w:rsidRPr="007D1847">
        <w:rPr>
          <w:rFonts w:eastAsia="Times New Roman"/>
          <w:sz w:val="24"/>
          <w:szCs w:val="24"/>
        </w:rPr>
        <w:t xml:space="preserve"> likely acted on all of these mechanisms at once</w:t>
      </w:r>
      <w:r w:rsidR="00114AAD">
        <w:rPr>
          <w:rFonts w:eastAsia="Times New Roman"/>
          <w:sz w:val="24"/>
          <w:szCs w:val="24"/>
        </w:rPr>
        <w:t xml:space="preserve"> </w:t>
      </w:r>
      <w:r w:rsidR="00114AAD">
        <w:rPr>
          <w:rFonts w:eastAsia="Times New Roman"/>
          <w:sz w:val="24"/>
          <w:szCs w:val="24"/>
        </w:rPr>
        <w:fldChar w:fldCharType="begin"/>
      </w:r>
      <w:r w:rsidR="00131E91">
        <w:rPr>
          <w:rFonts w:eastAsia="Times New Roman"/>
          <w:sz w:val="24"/>
          <w:szCs w:val="24"/>
        </w:rPr>
        <w:instrText xml:space="preserve"> ADDIN ZOTERO_ITEM CSL_CITATION {"citationID":"ZcLLkcUj","properties":{"formattedCitation":"({\\i{}50})","plainCitation":"(50)","noteIndex":0},"citationItems":[{"id":1227,"uris":["http://zotero.org/users/2376427/items/WLSMIKZ3"],"itemData":{"id":1227,"type":"article-journal","abstract":"Wintemute et al tackle a timely question: what is the link between gun ownership and support for political violence under conditions of social instability? Much has been written on political extremism and violence in the United States in recent years, but detailed data on specific forms of political violence and type of gun ownership are lacking. Filling this gap, the authors designed a large and nationally representative survey in the spring of 2022 to assess whether firearm owners are more supportive of and willing to engage in political violence compared with nonowners. Perhaps surprisingly, the differences are muted even though they run in expected directions. Firearm owners are more likely than nonowners to agree that violence is needed for social change and to imagine a coming civil war, but as the authors emphasize, the differences are modest overall. For example, owners were approximately 7 percentage points (or roughly a third) more likely to consider violence justified to achieve at least 1 of 17 specified political objectives compared with nonowners. However, the base rates for each objective were generally quite low (most under 10%), and owners were only more likely to endorse 5 specific objectives. Additionally, there were no differences between owners and nonowners in reported willingness to engage in types of violence such as damaging property or killing people.","container-title":"JAMA Network Open","DOI":"10.1001/jamanetworkopen.2024.5066","ISSN":"2574-3805","issue":"4","journalAbbreviation":"JAMA Network Open","page":"e245066","source":"Silverchair","title":"Disentangling gun ownership and leanings to political violence in unstable times","volume":"7","author":[{"family":"Sampson","given":"Robert J."},{"family":"Lanfear","given":"Charles C."}],"issued":{"date-parts":[["2024",4,9]]},"citation-key":"sampsonDisentanglingGunOwnership2024"}}],"schema":"https://github.com/citation-style-language/schema/raw/master/csl-citation.json"} </w:instrText>
      </w:r>
      <w:r w:rsidR="00114AAD">
        <w:rPr>
          <w:rFonts w:eastAsia="Times New Roman"/>
          <w:sz w:val="24"/>
          <w:szCs w:val="24"/>
        </w:rPr>
        <w:fldChar w:fldCharType="separate"/>
      </w:r>
      <w:r w:rsidR="00131E91" w:rsidRPr="00131E91">
        <w:rPr>
          <w:sz w:val="24"/>
        </w:rPr>
        <w:t>(</w:t>
      </w:r>
      <w:r w:rsidR="00131E91" w:rsidRPr="00131E91">
        <w:rPr>
          <w:i/>
          <w:iCs/>
          <w:sz w:val="24"/>
        </w:rPr>
        <w:t>50</w:t>
      </w:r>
      <w:r w:rsidR="00131E91" w:rsidRPr="00131E91">
        <w:rPr>
          <w:sz w:val="24"/>
        </w:rPr>
        <w:t>)</w:t>
      </w:r>
      <w:r w:rsidR="00114AAD">
        <w:rPr>
          <w:rFonts w:eastAsia="Times New Roman"/>
          <w:sz w:val="24"/>
          <w:szCs w:val="24"/>
        </w:rPr>
        <w:fldChar w:fldCharType="end"/>
      </w:r>
      <w:r w:rsidRPr="007D1847">
        <w:rPr>
          <w:rFonts w:eastAsia="Times New Roman"/>
          <w:sz w:val="24"/>
          <w:szCs w:val="24"/>
        </w:rPr>
        <w:t xml:space="preserve">. In broader terms, all members of our sample—and Americans of similar age—grew up in a period of self-defense oriented American gun culture </w:t>
      </w:r>
      <w:r w:rsidR="008D5565">
        <w:rPr>
          <w:rFonts w:eastAsia="Times New Roman"/>
          <w:sz w:val="24"/>
          <w:szCs w:val="24"/>
        </w:rPr>
        <w:fldChar w:fldCharType="begin"/>
      </w:r>
      <w:r w:rsidR="00131E91">
        <w:rPr>
          <w:rFonts w:eastAsia="Times New Roman"/>
          <w:sz w:val="24"/>
          <w:szCs w:val="24"/>
        </w:rPr>
        <w:instrText xml:space="preserve"> ADDIN ZOTERO_ITEM CSL_CITATION {"citationID":"GsUsnEfc","properties":{"formattedCitation":"({\\i{}48})","plainCitation":"(48)","noteIndex":0},"citationItems":[{"id":1158,"uris":["http://zotero.org/users/2376427/items/VTUWXHN2"],"itemData":{"id":1158,"type":"article-journal","abstract":"I trace the evolution of gun culture in the U.S., starting with the prehistorical normality and significance of projectile weaponry among Homo sapiens, then turning to the largely practical use of firearms as tools in the Colonial, Revolutionary, and Early Republic eras (ca. 1607–1850). I highlight the emergence of Gun Culture 1.0, which centered on sport hunting, recreation, and collecting and was the core of American gun culture from approximately 1850 to 2010. I then show the roots of Gun Culture 2.0, which began in the 1960s and 1970s and centered on self-defense. I use various indicators to document that, by 2010, armed self-defense had become the core of American gun culture. In the penultimate section of the article, I use the great gun-buying spree of 2020+ to show the diversity that exists within Gun Culture 2.0, a theme that carries over to the conclusion, where I consider possible future directions of gun culture.","container-title":"The ANNALS of the American Academy of Political and Social Science","DOI":"10.1177/00027162231156292","ISSN":"0002-7162, 1552-3349","issue":"1","journalAbbreviation":"The ANNALS of the American Academy of Political and Social Science","language":"en","page":"20-43","source":"DOI.org (Crossref)","title":"Gun culture 2.0: The evolution and contours of defensive gun ownership in America","title-short":"Gun Culture 2.0","volume":"704","author":[{"family":"Yamane","given":"David"}],"issued":{"date-parts":[["2022",11]]},"citation-key":"yamaneGunCultureEvolution2022"}}],"schema":"https://github.com/citation-style-language/schema/raw/master/csl-citation.json"} </w:instrText>
      </w:r>
      <w:r w:rsidR="008D5565">
        <w:rPr>
          <w:rFonts w:eastAsia="Times New Roman"/>
          <w:sz w:val="24"/>
          <w:szCs w:val="24"/>
        </w:rPr>
        <w:fldChar w:fldCharType="separate"/>
      </w:r>
      <w:r w:rsidR="00131E91" w:rsidRPr="00131E91">
        <w:rPr>
          <w:sz w:val="24"/>
        </w:rPr>
        <w:t>(</w:t>
      </w:r>
      <w:r w:rsidR="00131E91" w:rsidRPr="00131E91">
        <w:rPr>
          <w:i/>
          <w:iCs/>
          <w:sz w:val="24"/>
        </w:rPr>
        <w:t>48</w:t>
      </w:r>
      <w:r w:rsidR="00131E91" w:rsidRPr="00131E91">
        <w:rPr>
          <w:sz w:val="24"/>
        </w:rPr>
        <w:t>)</w:t>
      </w:r>
      <w:r w:rsidR="008D5565">
        <w:rPr>
          <w:rFonts w:eastAsia="Times New Roman"/>
          <w:sz w:val="24"/>
          <w:szCs w:val="24"/>
        </w:rPr>
        <w:fldChar w:fldCharType="end"/>
      </w:r>
      <w:r w:rsidRPr="007D1847">
        <w:rPr>
          <w:rFonts w:eastAsia="Times New Roman"/>
          <w:sz w:val="24"/>
          <w:szCs w:val="24"/>
        </w:rPr>
        <w:t>.</w:t>
      </w:r>
      <w:r w:rsidR="00114AAD">
        <w:rPr>
          <w:rFonts w:eastAsia="Times New Roman"/>
          <w:sz w:val="24"/>
          <w:szCs w:val="24"/>
        </w:rPr>
        <w:t xml:space="preserve"> </w:t>
      </w:r>
      <w:r w:rsidR="00E02A81">
        <w:rPr>
          <w:rFonts w:eastAsia="Times New Roman"/>
          <w:sz w:val="24"/>
          <w:szCs w:val="24"/>
        </w:rPr>
        <w:t>Accordingly, a</w:t>
      </w:r>
      <w:r w:rsidR="00E02A81" w:rsidRPr="004D50B5">
        <w:rPr>
          <w:rFonts w:eastAsia="Times New Roman"/>
          <w:sz w:val="24"/>
          <w:szCs w:val="24"/>
        </w:rPr>
        <w:t xml:space="preserve">lthough our </w:t>
      </w:r>
      <w:r w:rsidR="00E02A81">
        <w:rPr>
          <w:rFonts w:eastAsia="Times New Roman"/>
          <w:sz w:val="24"/>
          <w:szCs w:val="24"/>
        </w:rPr>
        <w:t>analyses are focused on</w:t>
      </w:r>
      <w:r w:rsidR="00E02A81" w:rsidRPr="004D50B5">
        <w:rPr>
          <w:rFonts w:eastAsia="Times New Roman"/>
          <w:sz w:val="24"/>
          <w:szCs w:val="24"/>
        </w:rPr>
        <w:t xml:space="preserve"> birth cohorts originally from Chicago, the</w:t>
      </w:r>
      <w:r w:rsidR="00E02A81">
        <w:rPr>
          <w:rFonts w:eastAsia="Times New Roman"/>
          <w:sz w:val="24"/>
          <w:szCs w:val="24"/>
        </w:rPr>
        <w:t>se macro-</w:t>
      </w:r>
      <w:r w:rsidR="00E02A81" w:rsidRPr="004D50B5">
        <w:rPr>
          <w:rFonts w:eastAsia="Times New Roman"/>
          <w:sz w:val="24"/>
          <w:szCs w:val="24"/>
        </w:rPr>
        <w:t xml:space="preserve">historical </w:t>
      </w:r>
      <w:r w:rsidR="00E02A81">
        <w:rPr>
          <w:rFonts w:eastAsia="Times New Roman"/>
          <w:sz w:val="24"/>
          <w:szCs w:val="24"/>
        </w:rPr>
        <w:t>events</w:t>
      </w:r>
      <w:r w:rsidR="00E02A81" w:rsidRPr="004D50B5">
        <w:rPr>
          <w:rFonts w:eastAsia="Times New Roman"/>
          <w:sz w:val="24"/>
          <w:szCs w:val="24"/>
        </w:rPr>
        <w:t xml:space="preserve"> </w:t>
      </w:r>
      <w:r w:rsidR="00E02A81">
        <w:rPr>
          <w:rFonts w:eastAsia="Times New Roman"/>
          <w:sz w:val="24"/>
          <w:szCs w:val="24"/>
        </w:rPr>
        <w:t xml:space="preserve">and the feelings of uncertainty and insecurity that they sparked </w:t>
      </w:r>
      <w:r w:rsidR="00E02A81" w:rsidRPr="004D50B5">
        <w:rPr>
          <w:rFonts w:eastAsia="Times New Roman"/>
          <w:sz w:val="24"/>
          <w:szCs w:val="24"/>
        </w:rPr>
        <w:t>are not unique to the city</w:t>
      </w:r>
      <w:r w:rsidR="00E02A81">
        <w:rPr>
          <w:rFonts w:eastAsia="Times New Roman"/>
          <w:sz w:val="24"/>
          <w:szCs w:val="24"/>
        </w:rPr>
        <w:t xml:space="preserve"> and we suggest influence gun carrying throughout the US.</w:t>
      </w:r>
    </w:p>
    <w:p w14:paraId="74B2FE92" w14:textId="4AE18C20" w:rsidR="00A16C38" w:rsidRPr="007D1847" w:rsidRDefault="007D1847" w:rsidP="007D1847">
      <w:pPr>
        <w:spacing w:after="100" w:afterAutospacing="1"/>
        <w:ind w:left="720"/>
        <w:rPr>
          <w:rFonts w:eastAsia="Times New Roman"/>
          <w:sz w:val="24"/>
          <w:szCs w:val="24"/>
        </w:rPr>
      </w:pPr>
      <w:r w:rsidRPr="007D1847">
        <w:rPr>
          <w:rFonts w:eastAsia="Times New Roman"/>
          <w:sz w:val="24"/>
          <w:szCs w:val="24"/>
        </w:rPr>
        <w:t xml:space="preserve">These findings suggest that </w:t>
      </w:r>
      <w:r w:rsidR="00DB0B99">
        <w:rPr>
          <w:rFonts w:eastAsia="Times New Roman"/>
          <w:sz w:val="24"/>
          <w:szCs w:val="24"/>
        </w:rPr>
        <w:t xml:space="preserve">changing </w:t>
      </w:r>
      <w:r w:rsidRPr="007D1847">
        <w:rPr>
          <w:rFonts w:eastAsia="Times New Roman"/>
          <w:sz w:val="24"/>
          <w:szCs w:val="24"/>
        </w:rPr>
        <w:t>macro-historical context</w:t>
      </w:r>
      <w:r w:rsidR="00DB0B99">
        <w:rPr>
          <w:rFonts w:eastAsia="Times New Roman"/>
          <w:sz w:val="24"/>
          <w:szCs w:val="24"/>
        </w:rPr>
        <w:t>s</w:t>
      </w:r>
      <w:r w:rsidRPr="007D1847">
        <w:rPr>
          <w:rFonts w:eastAsia="Times New Roman"/>
          <w:sz w:val="24"/>
          <w:szCs w:val="24"/>
        </w:rPr>
        <w:t xml:space="preserve"> impact the frequency and timing of concealed carry over the life course of individuals, such as by increasing their perceived needs for protection. This </w:t>
      </w:r>
      <w:r w:rsidR="007E5EC3">
        <w:rPr>
          <w:rFonts w:eastAsia="Times New Roman"/>
          <w:sz w:val="24"/>
          <w:szCs w:val="24"/>
        </w:rPr>
        <w:t xml:space="preserve">in turn </w:t>
      </w:r>
      <w:r w:rsidRPr="007D1847">
        <w:rPr>
          <w:rFonts w:eastAsia="Times New Roman"/>
          <w:sz w:val="24"/>
          <w:szCs w:val="24"/>
        </w:rPr>
        <w:t xml:space="preserve">raises a new question: how does variation in individual gun carrying impact macro-historical context such as aggregate rates of gun violence in the United States? The nation has seen large swings in lethal gun violence over the last four decades, and we similarly observe large swings in time-specific onset of concealed carry, most recently in 2020. To what extent are these swings related to changes in concealed carry? This is a difficult question to answer without national longitudinal data on concealed carry, although recent research suggests that the shift from “may issue” to “shall issue” concealed carry laws has had a sizable impact on firearm violence </w:t>
      </w:r>
      <w:r w:rsidR="00DB5BEF">
        <w:rPr>
          <w:rFonts w:eastAsia="Times New Roman"/>
          <w:sz w:val="24"/>
          <w:szCs w:val="24"/>
        </w:rPr>
        <w:fldChar w:fldCharType="begin"/>
      </w:r>
      <w:r w:rsidR="00131E91">
        <w:rPr>
          <w:rFonts w:eastAsia="Times New Roman"/>
          <w:sz w:val="24"/>
          <w:szCs w:val="24"/>
        </w:rPr>
        <w:instrText xml:space="preserve"> ADDIN ZOTERO_ITEM CSL_CITATION {"citationID":"wq76PXyG","properties":{"formattedCitation":"({\\i{}3})","plainCitation":"(3)","noteIndex":0},"citationItems":[{"id":1182,"uris":["http://zotero.org/users/2376427/items/H6C7ZYJC"],"itemData":{"id":1182,"type":"article-journal","abstract":"The United States faces rapidly rising rates of violent crime committed with firearms. In this study, we sought to estimate the impact of changes to laws that regulate the concealed carrying of weapons (concealed-carry weapons (CCW) laws) on violent crimes committed with a firearm. We used augmented synthetic control models and random-effects meta-analyses to estimate state-specific effects and the average effect of adopting shall-issue CCW permitting laws on rates of 6 violent crimes: homicide with a gun, homicide by other means, aggravated assault with a gun, aggravated assault with a knife, robbery with a gun, and robbery with a knife. The average effects were stratified according to the presence or absence of several shall-issue permit provisions. Adoption of a shall-issue CCW law was associated with a 9.5% increase in rates of assault with a firearm during the first 10 years after law adoption and was associated with an 8.8% increase in rates of homicide by other means. When shall-issue laws allowed violent misdemeanants to acquire CCW permits, the laws were associated with higher rates of gun assaults. It is likely that adoption of shall-issue CCW laws has increased rates of nonfatal violent crime committed with firearms. Harmful effects of shall-issue laws are most clear when provisions intended to reduce risks associated with civilian gun-carrying are absent.","container-title":"American Journal of Epidemiology","DOI":"10.1093/aje/kwac160","ISSN":"0002-9262","issue":"3","journalAbbreviation":"American Journal of Epidemiology","page":"342-355","source":"Silverchair","title":"Impact of changes to concealed-carry weapons laws on fatal and nonfatal violent crime, 1980–2019","volume":"192","author":[{"family":"Doucette","given":"Mitchell L"},{"family":"McCourt","given":"Alexander D"},{"family":"Crifasi","given":"Cassandra K"},{"family":"Webster","given":"Daniel W"}],"issued":{"date-parts":[["2023",2,24]]},"citation-key":"doucetteImpactChangesConcealedcarry2023"}}],"schema":"https://github.com/citation-style-language/schema/raw/master/csl-citation.json"} </w:instrText>
      </w:r>
      <w:r w:rsidR="00DB5BEF">
        <w:rPr>
          <w:rFonts w:eastAsia="Times New Roman"/>
          <w:sz w:val="24"/>
          <w:szCs w:val="24"/>
        </w:rPr>
        <w:fldChar w:fldCharType="separate"/>
      </w:r>
      <w:r w:rsidR="00131E91" w:rsidRPr="00131E91">
        <w:rPr>
          <w:sz w:val="24"/>
        </w:rPr>
        <w:t>(</w:t>
      </w:r>
      <w:r w:rsidR="00131E91" w:rsidRPr="00131E91">
        <w:rPr>
          <w:i/>
          <w:iCs/>
          <w:sz w:val="24"/>
        </w:rPr>
        <w:t>3</w:t>
      </w:r>
      <w:r w:rsidR="00131E91" w:rsidRPr="00131E91">
        <w:rPr>
          <w:sz w:val="24"/>
        </w:rPr>
        <w:t>)</w:t>
      </w:r>
      <w:r w:rsidR="00DB5BEF">
        <w:rPr>
          <w:rFonts w:eastAsia="Times New Roman"/>
          <w:sz w:val="24"/>
          <w:szCs w:val="24"/>
        </w:rPr>
        <w:fldChar w:fldCharType="end"/>
      </w:r>
      <w:r w:rsidRPr="007D1847">
        <w:rPr>
          <w:rFonts w:eastAsia="Times New Roman"/>
          <w:sz w:val="24"/>
          <w:szCs w:val="24"/>
        </w:rPr>
        <w:t xml:space="preserve">. While flawed, state-level permit records are one of the few resources available for tracking carry prevalence, but the rapid expansion of </w:t>
      </w:r>
      <w:proofErr w:type="spellStart"/>
      <w:r w:rsidRPr="007D1847">
        <w:rPr>
          <w:rFonts w:eastAsia="Times New Roman"/>
          <w:sz w:val="24"/>
          <w:szCs w:val="24"/>
        </w:rPr>
        <w:t>permitless</w:t>
      </w:r>
      <w:proofErr w:type="spellEnd"/>
      <w:r w:rsidRPr="007D1847">
        <w:rPr>
          <w:rFonts w:eastAsia="Times New Roman"/>
          <w:sz w:val="24"/>
          <w:szCs w:val="24"/>
        </w:rPr>
        <w:t xml:space="preserve"> carry will eliminate even this measurement tool. As a result, survey data—particularly longitudinal survey data—will become increasingly important for understanding gun carrying behavior and its consequences.</w:t>
      </w:r>
    </w:p>
    <w:p w14:paraId="176A0AB8" w14:textId="6192946B" w:rsidR="00916AC1" w:rsidRPr="005319E7" w:rsidRDefault="005341F3" w:rsidP="005319E7">
      <w:pPr>
        <w:pStyle w:val="Paragraph"/>
        <w:spacing w:before="0"/>
        <w:ind w:firstLine="0"/>
        <w:rPr>
          <w:b/>
        </w:rPr>
      </w:pPr>
      <w:r w:rsidRPr="005341F3">
        <w:rPr>
          <w:b/>
        </w:rPr>
        <w:t>Materials and Methods</w:t>
      </w:r>
    </w:p>
    <w:p w14:paraId="4CF882D2" w14:textId="1F986A84" w:rsidR="002171E5" w:rsidRDefault="00916AC1" w:rsidP="00667030">
      <w:pPr>
        <w:spacing w:before="100" w:beforeAutospacing="1" w:after="100" w:afterAutospacing="1"/>
        <w:ind w:left="720"/>
        <w:rPr>
          <w:rFonts w:eastAsia="Times New Roman"/>
          <w:sz w:val="24"/>
          <w:szCs w:val="24"/>
        </w:rPr>
      </w:pPr>
      <w:r w:rsidRPr="00916AC1">
        <w:rPr>
          <w:rFonts w:eastAsia="Times New Roman"/>
          <w:sz w:val="24"/>
          <w:szCs w:val="24"/>
        </w:rPr>
        <w:t xml:space="preserve">We estimated curves of the cumulative proportion of respondents reporting onset of concealed carry by age separately for race, sex, and birth cohort </w:t>
      </w:r>
      <w:r w:rsidR="00402F70">
        <w:rPr>
          <w:rFonts w:eastAsia="Times New Roman"/>
          <w:sz w:val="24"/>
          <w:szCs w:val="24"/>
        </w:rPr>
        <w:t xml:space="preserve">in Fig. 2 </w:t>
      </w:r>
      <w:r w:rsidRPr="00916AC1">
        <w:rPr>
          <w:rFonts w:eastAsia="Times New Roman"/>
          <w:sz w:val="24"/>
          <w:szCs w:val="24"/>
        </w:rPr>
        <w:t xml:space="preserve">using Turnbull’s </w:t>
      </w:r>
      <w:r w:rsidR="00EF3726">
        <w:rPr>
          <w:rFonts w:eastAsia="Times New Roman"/>
          <w:sz w:val="24"/>
          <w:szCs w:val="24"/>
        </w:rPr>
        <w:fldChar w:fldCharType="begin"/>
      </w:r>
      <w:r w:rsidR="00131E91">
        <w:rPr>
          <w:rFonts w:eastAsia="Times New Roman"/>
          <w:sz w:val="24"/>
          <w:szCs w:val="24"/>
        </w:rPr>
        <w:instrText xml:space="preserve"> ADDIN ZOTERO_ITEM CSL_CITATION {"citationID":"LbVqI7Sz","properties":{"formattedCitation":"({\\i{}37}, {\\i{}38})","plainCitation":"(37, 38)","noteIndex":0},"citationItems":[{"id":372,"uris":["http://zotero.org/users/2376427/items/I2SLHNEJ"],"itemData":{"id":372,"type":"article-journal","container-title":"Journal of Statistical Software","DOI":"10.18637/jss.v081.i12","ISSN":"1548-7660","issue":"12","journalAbbreviation":"J. Stat. Soft.","language":"en","source":"DOI.org (Crossref)","title":"icenReg: Regression models for interval censored data in R","title-short":"&lt;b&gt;icenReg&lt;/b&gt;","URL":"http://www.jstatsoft.org/v81/i12/","volume":"81","author":[{"family":"Anderson-Bergman","given":"Clifford"}],"accessed":{"date-parts":[["2022",8,9]]},"issued":{"date-parts":[["2017"]]},"citation-key":"anderson-bergmanIcenRegRegressionModels2017"}},{"id":1161,"uris":["http://zotero.org/users/2376427/items/9VA6NY4T"],"itemData":{"id":1161,"type":"article-journal","abstract":"S\n              ummary\n            \n            \n              This paper is concerned with the non‐parametric estimation of a distribution function\n              F\n              , when the data are incomplete due to grouping, censoring and/or truncation. Using the idea of self‐consistency, a simple algorithm is constructed and shown to converge monotonically to yield a maximum likelihood estimate of\n              F.\n              An application to hypothesis testing is indicated.","container-title":"Journal of the Royal Statistical Society: Series B (Methodological)","DOI":"10.1111/j.2517-6161.1976.tb01597.x","ISSN":"0035-9246, 2517-6161","issue":"3","journalAbbreviation":"Journal of the Royal Statistical Society: Series B (Methodological)","language":"en","page":"290-295","source":"DOI.org (Crossref)","title":"The empirical distribution function with arbitrarily grouped, censored and truncated data","volume":"38","author":[{"family":"Turnbull","given":"Bruce W."}],"issued":{"date-parts":[["1976",7]]},"citation-key":"turnbullEmpiricalDistributionFunction1976"}}],"schema":"https://github.com/citation-style-language/schema/raw/master/csl-citation.json"} </w:instrText>
      </w:r>
      <w:r w:rsidR="00EF3726">
        <w:rPr>
          <w:rFonts w:eastAsia="Times New Roman"/>
          <w:sz w:val="24"/>
          <w:szCs w:val="24"/>
        </w:rPr>
        <w:fldChar w:fldCharType="separate"/>
      </w:r>
      <w:r w:rsidR="00131E91" w:rsidRPr="00131E91">
        <w:rPr>
          <w:sz w:val="24"/>
        </w:rPr>
        <w:t>(</w:t>
      </w:r>
      <w:r w:rsidR="00131E91" w:rsidRPr="00131E91">
        <w:rPr>
          <w:i/>
          <w:iCs/>
          <w:sz w:val="24"/>
        </w:rPr>
        <w:t>37</w:t>
      </w:r>
      <w:r w:rsidR="00131E91" w:rsidRPr="00131E91">
        <w:rPr>
          <w:sz w:val="24"/>
        </w:rPr>
        <w:t xml:space="preserve">, </w:t>
      </w:r>
      <w:r w:rsidR="00131E91" w:rsidRPr="00131E91">
        <w:rPr>
          <w:i/>
          <w:iCs/>
          <w:sz w:val="24"/>
        </w:rPr>
        <w:t>38</w:t>
      </w:r>
      <w:r w:rsidR="00131E91" w:rsidRPr="00131E91">
        <w:rPr>
          <w:sz w:val="24"/>
        </w:rPr>
        <w:t>)</w:t>
      </w:r>
      <w:r w:rsidR="00EF3726">
        <w:rPr>
          <w:rFonts w:eastAsia="Times New Roman"/>
          <w:sz w:val="24"/>
          <w:szCs w:val="24"/>
        </w:rPr>
        <w:fldChar w:fldCharType="end"/>
      </w:r>
      <w:r w:rsidRPr="00916AC1">
        <w:rPr>
          <w:rFonts w:eastAsia="Times New Roman"/>
          <w:sz w:val="24"/>
          <w:szCs w:val="24"/>
        </w:rPr>
        <w:t xml:space="preserve"> nonparametric maximum-likelihood estimator (NPMLE). This estimator is analogous to the common Kaplan-Meier estimator but is applicable to interval-censored data. This is necessary because the onset of concealed carry is reported as having occurred within an interval such as at a particular age; this means onset could have occurred at any point within the year-long interval that the respondent was that age. Estimates from the survival curves are descriptions of the life-course timing of the onset of concealed</w:t>
      </w:r>
      <w:r w:rsidR="0000450C">
        <w:rPr>
          <w:rFonts w:eastAsia="Times New Roman"/>
          <w:sz w:val="24"/>
          <w:szCs w:val="24"/>
        </w:rPr>
        <w:t xml:space="preserve"> carry</w:t>
      </w:r>
      <w:r w:rsidRPr="00916AC1">
        <w:rPr>
          <w:rFonts w:eastAsia="Times New Roman"/>
          <w:sz w:val="24"/>
          <w:szCs w:val="24"/>
        </w:rPr>
        <w:t xml:space="preserve"> rather than causal analyses. For example, being a member of a particular birth cohort does not directly cause differences in concealed carry, but rather differentiation across birth cohorts may be driven by exposure to different historical contexts. An advantage of the accelerated cohort design of the PHDCN+ is that it allows for distinguishing between age-specific and period-specific effects because each cohort reaches a particular age at different times </w:t>
      </w:r>
      <w:r w:rsidR="00EF3726">
        <w:rPr>
          <w:rFonts w:eastAsia="Times New Roman"/>
          <w:sz w:val="24"/>
          <w:szCs w:val="24"/>
        </w:rPr>
        <w:fldChar w:fldCharType="begin"/>
      </w:r>
      <w:r w:rsidR="00131E91">
        <w:rPr>
          <w:rFonts w:eastAsia="Times New Roman"/>
          <w:sz w:val="24"/>
          <w:szCs w:val="24"/>
        </w:rPr>
        <w:instrText xml:space="preserve"> ADDIN ZOTERO_ITEM CSL_CITATION {"citationID":"6wDeQqQ0","properties":{"formattedCitation":"({\\i{}13})","plainCitation":"(13)","noteIndex":0},"citationItems":[{"id":1226,"uris":["http://zotero.org/users/2376427/items/NYSMNTIA"],"itemData":{"id":1226,"type":"article-journal","container-title":"American Journal of Sociology","DOI":"10.1086/714062","ISSN":"0002-9602, 1537-5390","issue":"5","journalAbbreviation":"American Journal of Sociology","language":"en","page":"1127-1178","source":"DOI.org (Crossref)","title":"The birth lottery of history: Arrest over the life course of multiple cohorts coming of age, 1995–2018","title-short":"The Birth Lottery of History","volume":"126","author":[{"family":"Neil","given":"Roland"},{"family":"Sampson","given":"Robert J."}],"issued":{"date-parts":[["2021",3,1]]},"citation-key":"neilBirthLotteryHistory2021"}}],"schema":"https://github.com/citation-style-language/schema/raw/master/csl-citation.json"} </w:instrText>
      </w:r>
      <w:r w:rsidR="00EF3726">
        <w:rPr>
          <w:rFonts w:eastAsia="Times New Roman"/>
          <w:sz w:val="24"/>
          <w:szCs w:val="24"/>
        </w:rPr>
        <w:fldChar w:fldCharType="separate"/>
      </w:r>
      <w:r w:rsidR="00131E91" w:rsidRPr="00131E91">
        <w:rPr>
          <w:sz w:val="24"/>
        </w:rPr>
        <w:t>(</w:t>
      </w:r>
      <w:r w:rsidR="00131E91" w:rsidRPr="00131E91">
        <w:rPr>
          <w:i/>
          <w:iCs/>
          <w:sz w:val="24"/>
        </w:rPr>
        <w:t>13</w:t>
      </w:r>
      <w:r w:rsidR="00131E91" w:rsidRPr="00131E91">
        <w:rPr>
          <w:sz w:val="24"/>
        </w:rPr>
        <w:t>)</w:t>
      </w:r>
      <w:r w:rsidR="00EF3726">
        <w:rPr>
          <w:rFonts w:eastAsia="Times New Roman"/>
          <w:sz w:val="24"/>
          <w:szCs w:val="24"/>
        </w:rPr>
        <w:fldChar w:fldCharType="end"/>
      </w:r>
      <w:r w:rsidRPr="00916AC1">
        <w:rPr>
          <w:rFonts w:eastAsia="Times New Roman"/>
          <w:sz w:val="24"/>
          <w:szCs w:val="24"/>
        </w:rPr>
        <w:t xml:space="preserve">. Cumulative proportions of respondents reporting onset of gun use </w:t>
      </w:r>
      <w:r w:rsidR="00402F70">
        <w:rPr>
          <w:rFonts w:eastAsia="Times New Roman"/>
          <w:sz w:val="24"/>
          <w:szCs w:val="24"/>
        </w:rPr>
        <w:t>(Fig. 3</w:t>
      </w:r>
      <w:r w:rsidR="00DF146B">
        <w:rPr>
          <w:rFonts w:eastAsia="Times New Roman"/>
          <w:sz w:val="24"/>
          <w:szCs w:val="24"/>
        </w:rPr>
        <w:t xml:space="preserve"> and Fig. 5</w:t>
      </w:r>
      <w:r w:rsidR="00402F70">
        <w:rPr>
          <w:rFonts w:eastAsia="Times New Roman"/>
          <w:sz w:val="24"/>
          <w:szCs w:val="24"/>
        </w:rPr>
        <w:t xml:space="preserve">) </w:t>
      </w:r>
      <w:r w:rsidRPr="00916AC1">
        <w:rPr>
          <w:rFonts w:eastAsia="Times New Roman"/>
          <w:sz w:val="24"/>
          <w:szCs w:val="24"/>
        </w:rPr>
        <w:t>were also calculated using the NPMLE but should be interpreted with caution due to the relative rarity of events (n=75 for gun use compared to n=199 for carry). For all NPMLE curves, diagonal segments indicate regions where the curves are not uniquely identified due to interval censoring; any monotonically increasing line connecting the ends of diagonal regions is consistent with the observed data. Curves for each stratum were truncated once the number of respondents at-risk drops below 10.</w:t>
      </w:r>
      <w:r w:rsidR="0052125F">
        <w:rPr>
          <w:rFonts w:eastAsia="Times New Roman"/>
          <w:sz w:val="24"/>
          <w:szCs w:val="24"/>
        </w:rPr>
        <w:t xml:space="preserve"> Note that due to the combination of mixed (i.e., interval and right) censoring, the at-risk sample size varies over time and thus the estimated cumulative prevalences do not correspond directly to the </w:t>
      </w:r>
      <w:r w:rsidR="000B6C78">
        <w:rPr>
          <w:rFonts w:eastAsia="Times New Roman"/>
          <w:sz w:val="24"/>
          <w:szCs w:val="24"/>
        </w:rPr>
        <w:t xml:space="preserve">total </w:t>
      </w:r>
      <w:r w:rsidR="00625A41">
        <w:rPr>
          <w:rFonts w:eastAsia="Times New Roman"/>
          <w:sz w:val="24"/>
          <w:szCs w:val="24"/>
        </w:rPr>
        <w:t xml:space="preserve">number of </w:t>
      </w:r>
      <w:r w:rsidR="0052125F">
        <w:rPr>
          <w:rFonts w:eastAsia="Times New Roman"/>
          <w:sz w:val="24"/>
          <w:szCs w:val="24"/>
        </w:rPr>
        <w:t xml:space="preserve">observed events divided by the sample size. </w:t>
      </w:r>
      <w:r w:rsidR="000B6C78">
        <w:rPr>
          <w:rFonts w:eastAsia="Times New Roman"/>
          <w:sz w:val="24"/>
          <w:szCs w:val="24"/>
        </w:rPr>
        <w:t>Estimated at-risk sample sizes are displayed at the bottom of the figures.</w:t>
      </w:r>
    </w:p>
    <w:p w14:paraId="4A7C9575" w14:textId="5BC0687C" w:rsidR="005319E7" w:rsidRPr="00916AC1" w:rsidRDefault="00916AC1" w:rsidP="005319E7">
      <w:pPr>
        <w:spacing w:before="100" w:beforeAutospacing="1" w:after="100" w:afterAutospacing="1"/>
        <w:ind w:left="720"/>
        <w:rPr>
          <w:rFonts w:eastAsia="Times New Roman"/>
          <w:sz w:val="24"/>
          <w:szCs w:val="24"/>
        </w:rPr>
      </w:pPr>
      <w:r w:rsidRPr="00916AC1">
        <w:rPr>
          <w:rFonts w:eastAsia="Times New Roman"/>
          <w:sz w:val="24"/>
          <w:szCs w:val="24"/>
        </w:rPr>
        <w:t>Continuity in carry</w:t>
      </w:r>
      <w:r w:rsidR="00402F70">
        <w:rPr>
          <w:rFonts w:eastAsia="Times New Roman"/>
          <w:sz w:val="24"/>
          <w:szCs w:val="24"/>
        </w:rPr>
        <w:t xml:space="preserve"> (Fig. 4)</w:t>
      </w:r>
      <w:r w:rsidRPr="00916AC1">
        <w:rPr>
          <w:rFonts w:eastAsia="Times New Roman"/>
          <w:sz w:val="24"/>
          <w:szCs w:val="24"/>
        </w:rPr>
        <w:t xml:space="preserve">—i.e., carrying in the past as well as in the year leading up to our most recent wave of data collection—was examined using survey-weighted frequencies of past-year gun carrying among the </w:t>
      </w:r>
      <w:r w:rsidR="00EC0E6C" w:rsidRPr="00916AC1">
        <w:rPr>
          <w:rFonts w:eastAsia="Times New Roman"/>
          <w:sz w:val="24"/>
          <w:szCs w:val="24"/>
        </w:rPr>
        <w:t>64</w:t>
      </w:r>
      <w:r w:rsidR="00EC0E6C">
        <w:rPr>
          <w:rFonts w:eastAsia="Times New Roman"/>
          <w:sz w:val="24"/>
          <w:szCs w:val="24"/>
        </w:rPr>
        <w:t>2</w:t>
      </w:r>
      <w:r w:rsidR="00EC0E6C" w:rsidRPr="00916AC1">
        <w:rPr>
          <w:rFonts w:eastAsia="Times New Roman"/>
          <w:sz w:val="24"/>
          <w:szCs w:val="24"/>
        </w:rPr>
        <w:t xml:space="preserve"> </w:t>
      </w:r>
      <w:r w:rsidRPr="00916AC1">
        <w:rPr>
          <w:rFonts w:eastAsia="Times New Roman"/>
          <w:sz w:val="24"/>
          <w:szCs w:val="24"/>
        </w:rPr>
        <w:t xml:space="preserve">Black, Hispanic, and </w:t>
      </w:r>
      <w:r w:rsidR="00286737">
        <w:rPr>
          <w:rFonts w:eastAsia="Times New Roman"/>
          <w:sz w:val="24"/>
          <w:szCs w:val="24"/>
        </w:rPr>
        <w:t>w</w:t>
      </w:r>
      <w:r w:rsidRPr="00916AC1">
        <w:rPr>
          <w:rFonts w:eastAsia="Times New Roman"/>
          <w:sz w:val="24"/>
          <w:szCs w:val="24"/>
        </w:rPr>
        <w:t>hite respondents of the most recent survey administered in 2021. As focus is on continuity, we separate respondents who first carried within one year of the survey (i.e., new adult carriers) from other adult-onset carriers who started carrying more than one year ago.</w:t>
      </w:r>
      <w:r w:rsidR="002D6B6A">
        <w:rPr>
          <w:rFonts w:eastAsia="Times New Roman"/>
          <w:sz w:val="24"/>
          <w:szCs w:val="24"/>
        </w:rPr>
        <w:t xml:space="preserve"> </w:t>
      </w:r>
      <w:r w:rsidR="00962D69">
        <w:rPr>
          <w:rFonts w:eastAsia="Times New Roman"/>
          <w:sz w:val="24"/>
          <w:szCs w:val="24"/>
        </w:rPr>
        <w:t>Weighted o</w:t>
      </w:r>
      <w:r w:rsidR="002D6B6A">
        <w:rPr>
          <w:rFonts w:eastAsia="Times New Roman"/>
          <w:sz w:val="24"/>
          <w:szCs w:val="24"/>
        </w:rPr>
        <w:t xml:space="preserve">nset group sample sizes </w:t>
      </w:r>
      <w:r w:rsidR="00962D69">
        <w:rPr>
          <w:rFonts w:eastAsia="Times New Roman"/>
          <w:sz w:val="24"/>
          <w:szCs w:val="24"/>
        </w:rPr>
        <w:t xml:space="preserve">are </w:t>
      </w:r>
      <w:r w:rsidR="00A31ADC">
        <w:rPr>
          <w:rFonts w:eastAsia="Times New Roman"/>
          <w:sz w:val="24"/>
          <w:szCs w:val="24"/>
        </w:rPr>
        <w:t xml:space="preserve">displayed in </w:t>
      </w:r>
      <w:r w:rsidR="00962D69">
        <w:rPr>
          <w:rFonts w:eastAsia="Times New Roman"/>
          <w:sz w:val="24"/>
          <w:szCs w:val="24"/>
        </w:rPr>
        <w:t xml:space="preserve">the bottom margin of </w:t>
      </w:r>
      <w:r w:rsidR="00A31ADC">
        <w:rPr>
          <w:rFonts w:eastAsia="Times New Roman"/>
          <w:sz w:val="24"/>
          <w:szCs w:val="24"/>
        </w:rPr>
        <w:t>Fig. 4</w:t>
      </w:r>
      <w:r w:rsidR="002D6B6A">
        <w:rPr>
          <w:rFonts w:eastAsia="Times New Roman"/>
          <w:sz w:val="24"/>
          <w:szCs w:val="24"/>
        </w:rPr>
        <w:t>.</w:t>
      </w:r>
    </w:p>
    <w:p w14:paraId="1625E9AB" w14:textId="409787DE" w:rsidR="00916AC1" w:rsidRDefault="00916AC1" w:rsidP="00916AC1">
      <w:pPr>
        <w:spacing w:before="100" w:beforeAutospacing="1" w:after="100" w:afterAutospacing="1"/>
        <w:ind w:left="720"/>
        <w:rPr>
          <w:rFonts w:eastAsia="Times New Roman"/>
          <w:sz w:val="24"/>
          <w:szCs w:val="24"/>
        </w:rPr>
      </w:pPr>
      <w:r w:rsidRPr="00916AC1">
        <w:rPr>
          <w:rFonts w:eastAsia="Times New Roman"/>
          <w:sz w:val="24"/>
          <w:szCs w:val="24"/>
        </w:rPr>
        <w:t>Associations between exposure to gun violence and gun carrying</w:t>
      </w:r>
      <w:r w:rsidR="00402F70">
        <w:rPr>
          <w:rFonts w:eastAsia="Times New Roman"/>
          <w:sz w:val="24"/>
          <w:szCs w:val="24"/>
        </w:rPr>
        <w:t xml:space="preserve"> (Fig. </w:t>
      </w:r>
      <w:r w:rsidR="005C3FB6">
        <w:rPr>
          <w:rFonts w:eastAsia="Times New Roman"/>
          <w:sz w:val="24"/>
          <w:szCs w:val="24"/>
        </w:rPr>
        <w:t>6</w:t>
      </w:r>
      <w:r w:rsidR="00DF146B">
        <w:rPr>
          <w:rFonts w:eastAsia="Times New Roman"/>
          <w:sz w:val="24"/>
          <w:szCs w:val="24"/>
        </w:rPr>
        <w:t xml:space="preserve"> and Fig. S</w:t>
      </w:r>
      <w:r w:rsidR="005072B6">
        <w:rPr>
          <w:rFonts w:eastAsia="Times New Roman"/>
          <w:sz w:val="24"/>
          <w:szCs w:val="24"/>
        </w:rPr>
        <w:t>2</w:t>
      </w:r>
      <w:r w:rsidR="00402F70">
        <w:rPr>
          <w:rFonts w:eastAsia="Times New Roman"/>
          <w:sz w:val="24"/>
          <w:szCs w:val="24"/>
        </w:rPr>
        <w:t>)</w:t>
      </w:r>
      <w:r w:rsidRPr="00916AC1">
        <w:rPr>
          <w:rFonts w:eastAsia="Times New Roman"/>
          <w:sz w:val="24"/>
          <w:szCs w:val="24"/>
        </w:rPr>
        <w:t xml:space="preserve"> were estimat</w:t>
      </w:r>
      <w:r w:rsidR="00402F70">
        <w:rPr>
          <w:rFonts w:eastAsia="Times New Roman"/>
          <w:sz w:val="24"/>
          <w:szCs w:val="24"/>
        </w:rPr>
        <w:t>ed</w:t>
      </w:r>
      <w:r w:rsidRPr="00916AC1">
        <w:rPr>
          <w:rFonts w:eastAsia="Times New Roman"/>
          <w:sz w:val="24"/>
          <w:szCs w:val="24"/>
        </w:rPr>
        <w:t xml:space="preserve"> using a counterfactual approach in which exposure to gun violence prior to a given age</w:t>
      </w:r>
      <w:bookmarkStart w:id="47" w:name="_Hlk159612602"/>
      <w:r w:rsidRPr="00916AC1">
        <w:rPr>
          <w:rFonts w:eastAsia="Times New Roman"/>
          <w:sz w:val="24"/>
          <w:szCs w:val="24"/>
        </w:rPr>
        <w:t xml:space="preserve"> </w:t>
      </w:r>
      <m:oMath>
        <m:sSub>
          <m:sSubPr>
            <m:ctrlPr>
              <w:rPr>
                <w:rFonts w:ascii="Cambria Math" w:eastAsia="Times New Roman" w:hAnsi="Cambria Math"/>
                <w:sz w:val="24"/>
                <w:szCs w:val="24"/>
              </w:rPr>
            </m:ctrlPr>
          </m:sSubPr>
          <m:e>
            <m:r>
              <w:rPr>
                <w:rFonts w:ascii="Cambria Math" w:eastAsia="Times New Roman" w:hAnsi="Cambria Math"/>
                <w:sz w:val="24"/>
                <w:szCs w:val="24"/>
              </w:rPr>
              <m:t>T</m:t>
            </m:r>
          </m:e>
          <m:sub>
            <m:r>
              <w:rPr>
                <w:rFonts w:ascii="Cambria Math" w:eastAsia="Times New Roman" w:hAnsi="Cambria Math"/>
                <w:sz w:val="24"/>
                <w:szCs w:val="24"/>
              </w:rPr>
              <m:t>1</m:t>
            </m:r>
          </m:sub>
        </m:sSub>
      </m:oMath>
      <w:r w:rsidRPr="00916AC1">
        <w:rPr>
          <w:rFonts w:eastAsia="Times New Roman"/>
          <w:sz w:val="24"/>
          <w:szCs w:val="24"/>
        </w:rPr>
        <w:t xml:space="preserve"> </w:t>
      </w:r>
      <w:bookmarkEnd w:id="47"/>
      <w:r w:rsidRPr="00916AC1">
        <w:rPr>
          <w:rFonts w:eastAsia="Times New Roman"/>
          <w:sz w:val="24"/>
          <w:szCs w:val="24"/>
        </w:rPr>
        <w:t>is used as a predictor of carry onset in the interval between age</w:t>
      </w:r>
      <w:bookmarkStart w:id="48" w:name="_Hlk159612704"/>
      <w:bookmarkStart w:id="49" w:name="_Hlk159260389"/>
      <w:r w:rsidRPr="00916AC1">
        <w:rPr>
          <w:rFonts w:eastAsia="Times New Roman"/>
          <w:sz w:val="24"/>
          <w:szCs w:val="24"/>
        </w:rPr>
        <w:t xml:space="preserve"> </w:t>
      </w:r>
      <m:oMath>
        <m:sSub>
          <m:sSubPr>
            <m:ctrlPr>
              <w:rPr>
                <w:rFonts w:ascii="Cambria Math" w:eastAsia="Times New Roman" w:hAnsi="Cambria Math"/>
                <w:sz w:val="24"/>
                <w:szCs w:val="24"/>
              </w:rPr>
            </m:ctrlPr>
          </m:sSubPr>
          <m:e>
            <m:r>
              <w:rPr>
                <w:rFonts w:ascii="Cambria Math" w:eastAsia="Times New Roman" w:hAnsi="Cambria Math"/>
                <w:sz w:val="24"/>
                <w:szCs w:val="24"/>
              </w:rPr>
              <m:t>T</m:t>
            </m:r>
          </m:e>
          <m:sub>
            <m:r>
              <w:rPr>
                <w:rFonts w:ascii="Cambria Math" w:eastAsia="Times New Roman" w:hAnsi="Cambria Math"/>
                <w:sz w:val="24"/>
                <w:szCs w:val="24"/>
              </w:rPr>
              <m:t>1</m:t>
            </m:r>
          </m:sub>
        </m:sSub>
      </m:oMath>
      <w:bookmarkEnd w:id="48"/>
      <w:r w:rsidRPr="00916AC1">
        <w:rPr>
          <w:rFonts w:eastAsia="Times New Roman"/>
          <w:sz w:val="24"/>
          <w:szCs w:val="24"/>
        </w:rPr>
        <w:t xml:space="preserve"> </w:t>
      </w:r>
      <w:bookmarkEnd w:id="49"/>
      <w:r w:rsidRPr="00916AC1">
        <w:rPr>
          <w:rFonts w:eastAsia="Times New Roman"/>
          <w:sz w:val="24"/>
          <w:szCs w:val="24"/>
        </w:rPr>
        <w:t xml:space="preserve">and an endpoint age </w:t>
      </w:r>
      <m:oMath>
        <m:sSub>
          <m:sSubPr>
            <m:ctrlPr>
              <w:rPr>
                <w:rFonts w:ascii="Cambria Math" w:eastAsia="Times New Roman" w:hAnsi="Cambria Math"/>
                <w:sz w:val="24"/>
                <w:szCs w:val="24"/>
              </w:rPr>
            </m:ctrlPr>
          </m:sSubPr>
          <m:e>
            <m:r>
              <w:rPr>
                <w:rFonts w:ascii="Cambria Math" w:eastAsia="Times New Roman" w:hAnsi="Cambria Math"/>
                <w:sz w:val="24"/>
                <w:szCs w:val="24"/>
              </w:rPr>
              <m:t>T</m:t>
            </m:r>
          </m:e>
          <m:sub>
            <m:r>
              <w:rPr>
                <w:rFonts w:ascii="Cambria Math" w:eastAsia="Times New Roman" w:hAnsi="Cambria Math"/>
                <w:sz w:val="24"/>
                <w:szCs w:val="24"/>
              </w:rPr>
              <m:t>2</m:t>
            </m:r>
          </m:sub>
        </m:sSub>
      </m:oMath>
      <w:r w:rsidRPr="00916AC1">
        <w:rPr>
          <w:rFonts w:eastAsia="Times New Roman"/>
          <w:sz w:val="24"/>
          <w:szCs w:val="24"/>
        </w:rPr>
        <w:t xml:space="preserve">. Respondents who reported onset of </w:t>
      </w:r>
      <w:proofErr w:type="gramStart"/>
      <w:r w:rsidRPr="00916AC1">
        <w:rPr>
          <w:rFonts w:eastAsia="Times New Roman"/>
          <w:sz w:val="24"/>
          <w:szCs w:val="24"/>
        </w:rPr>
        <w:t>carry</w:t>
      </w:r>
      <w:proofErr w:type="gramEnd"/>
      <w:r w:rsidRPr="00916AC1">
        <w:rPr>
          <w:rFonts w:eastAsia="Times New Roman"/>
          <w:sz w:val="24"/>
          <w:szCs w:val="24"/>
        </w:rPr>
        <w:t xml:space="preserve"> prior to the period under consideration are excluded. For example, in the first model</w:t>
      </w:r>
      <w:r w:rsidR="00F94F31">
        <w:rPr>
          <w:rFonts w:eastAsia="Times New Roman"/>
          <w:sz w:val="24"/>
          <w:szCs w:val="24"/>
        </w:rPr>
        <w:t>,</w:t>
      </w:r>
      <w:r w:rsidRPr="00916AC1">
        <w:rPr>
          <w:rFonts w:eastAsia="Times New Roman"/>
          <w:sz w:val="24"/>
          <w:szCs w:val="24"/>
        </w:rPr>
        <w:t xml:space="preserve"> </w:t>
      </w:r>
      <m:oMath>
        <m:sSub>
          <m:sSubPr>
            <m:ctrlPr>
              <w:rPr>
                <w:rFonts w:ascii="Cambria Math" w:eastAsia="Times New Roman" w:hAnsi="Cambria Math"/>
                <w:sz w:val="24"/>
                <w:szCs w:val="24"/>
              </w:rPr>
            </m:ctrlPr>
          </m:sSubPr>
          <m:e>
            <m:r>
              <w:rPr>
                <w:rFonts w:ascii="Cambria Math" w:eastAsia="Times New Roman" w:hAnsi="Cambria Math"/>
                <w:sz w:val="24"/>
                <w:szCs w:val="24"/>
              </w:rPr>
              <m:t>T</m:t>
            </m:r>
          </m:e>
          <m:sub>
            <m:r>
              <w:rPr>
                <w:rFonts w:ascii="Cambria Math" w:eastAsia="Times New Roman" w:hAnsi="Cambria Math"/>
                <w:sz w:val="24"/>
                <w:szCs w:val="24"/>
              </w:rPr>
              <m:t>1</m:t>
            </m:r>
          </m:sub>
        </m:sSub>
        <m:r>
          <m:rPr>
            <m:sty m:val="p"/>
          </m:rPr>
          <w:rPr>
            <w:rFonts w:ascii="Cambria Math" w:eastAsia="Times New Roman" w:hAnsi="Cambria Math"/>
            <w:sz w:val="24"/>
            <w:szCs w:val="24"/>
          </w:rPr>
          <m:t>=</m:t>
        </m:r>
        <m:r>
          <w:rPr>
            <w:rFonts w:ascii="Cambria Math" w:eastAsia="Times New Roman" w:hAnsi="Cambria Math"/>
            <w:sz w:val="24"/>
            <w:szCs w:val="24"/>
          </w:rPr>
          <m:t>15</m:t>
        </m:r>
      </m:oMath>
      <w:r w:rsidRPr="00916AC1">
        <w:rPr>
          <w:rFonts w:eastAsia="Times New Roman"/>
          <w:sz w:val="24"/>
          <w:szCs w:val="24"/>
        </w:rPr>
        <w:t xml:space="preserve"> and </w:t>
      </w:r>
      <m:oMath>
        <m:sSub>
          <m:sSubPr>
            <m:ctrlPr>
              <w:rPr>
                <w:rFonts w:ascii="Cambria Math" w:eastAsia="Times New Roman" w:hAnsi="Cambria Math"/>
                <w:sz w:val="24"/>
                <w:szCs w:val="24"/>
              </w:rPr>
            </m:ctrlPr>
          </m:sSubPr>
          <m:e>
            <m:r>
              <w:rPr>
                <w:rFonts w:ascii="Cambria Math" w:eastAsia="Times New Roman" w:hAnsi="Cambria Math"/>
                <w:sz w:val="24"/>
                <w:szCs w:val="24"/>
              </w:rPr>
              <m:t>T</m:t>
            </m:r>
          </m:e>
          <m:sub>
            <m:r>
              <w:rPr>
                <w:rFonts w:ascii="Cambria Math" w:eastAsia="Times New Roman" w:hAnsi="Cambria Math"/>
                <w:sz w:val="24"/>
                <w:szCs w:val="24"/>
              </w:rPr>
              <m:t>2</m:t>
            </m:r>
          </m:sub>
        </m:sSub>
        <m:r>
          <m:rPr>
            <m:sty m:val="p"/>
          </m:rPr>
          <w:rPr>
            <w:rFonts w:ascii="Cambria Math" w:eastAsia="Times New Roman" w:hAnsi="Cambria Math"/>
            <w:sz w:val="24"/>
            <w:szCs w:val="24"/>
          </w:rPr>
          <m:t>=</m:t>
        </m:r>
        <m:r>
          <w:rPr>
            <w:rFonts w:ascii="Cambria Math" w:eastAsia="Times New Roman" w:hAnsi="Cambria Math"/>
            <w:sz w:val="24"/>
            <w:szCs w:val="24"/>
          </w:rPr>
          <m:t>21</m:t>
        </m:r>
      </m:oMath>
      <w:r w:rsidRPr="00916AC1">
        <w:rPr>
          <w:rFonts w:eastAsia="Times New Roman"/>
          <w:sz w:val="24"/>
          <w:szCs w:val="24"/>
        </w:rPr>
        <w:t xml:space="preserve">, meaning that exposure to gun violence prior to age 15 is used to predict carry onset occurring between age 15 and 21, and respondents who reported onset of carry before age 15 are excluded from the analysis. This approach ensures that exposure is clearly defined and temporally precedes onset of carry. Three separate analyses were conducted: (a) the </w:t>
      </w:r>
      <w:proofErr w:type="gramStart"/>
      <w:r w:rsidRPr="00916AC1">
        <w:rPr>
          <w:rFonts w:eastAsia="Times New Roman"/>
          <w:sz w:val="24"/>
          <w:szCs w:val="24"/>
        </w:rPr>
        <w:t>aforementioned adolescent-onset</w:t>
      </w:r>
      <w:proofErr w:type="gramEnd"/>
      <w:r w:rsidRPr="00916AC1">
        <w:rPr>
          <w:rFonts w:eastAsia="Times New Roman"/>
          <w:sz w:val="24"/>
          <w:szCs w:val="24"/>
        </w:rPr>
        <w:t xml:space="preserve"> model in which exposure prior to age 15 predicts carry between 15 and 21; (b) a young-adult-onset model in which exposure prior to age 21 predicts carry between 21 and 27; and (c) an adult-onset model in which exposure prior to 21 predicts carry </w:t>
      </w:r>
      <w:r w:rsidR="00D44452">
        <w:rPr>
          <w:rFonts w:eastAsia="Times New Roman"/>
          <w:sz w:val="24"/>
          <w:szCs w:val="24"/>
        </w:rPr>
        <w:t>after</w:t>
      </w:r>
      <w:r w:rsidR="00D44452" w:rsidRPr="00916AC1">
        <w:rPr>
          <w:rFonts w:eastAsia="Times New Roman"/>
          <w:sz w:val="24"/>
          <w:szCs w:val="24"/>
        </w:rPr>
        <w:t xml:space="preserve"> </w:t>
      </w:r>
      <w:r w:rsidRPr="00916AC1">
        <w:rPr>
          <w:rFonts w:eastAsia="Times New Roman"/>
          <w:sz w:val="24"/>
          <w:szCs w:val="24"/>
        </w:rPr>
        <w:t xml:space="preserve">age 21 to </w:t>
      </w:r>
      <w:r w:rsidR="00C451BD">
        <w:rPr>
          <w:rFonts w:eastAsia="Times New Roman"/>
          <w:sz w:val="24"/>
          <w:szCs w:val="24"/>
        </w:rPr>
        <w:t>34</w:t>
      </w:r>
      <w:r w:rsidRPr="00916AC1">
        <w:rPr>
          <w:rFonts w:eastAsia="Times New Roman"/>
          <w:sz w:val="24"/>
          <w:szCs w:val="24"/>
        </w:rPr>
        <w:t xml:space="preserve">. </w:t>
      </w:r>
    </w:p>
    <w:p w14:paraId="1736A8ED" w14:textId="1E4F31A3" w:rsidR="00916AC1" w:rsidRPr="00916AC1" w:rsidRDefault="00916AC1" w:rsidP="00916AC1">
      <w:pPr>
        <w:spacing w:before="100" w:beforeAutospacing="1" w:after="100" w:afterAutospacing="1"/>
        <w:ind w:left="720"/>
        <w:rPr>
          <w:rFonts w:eastAsia="Times New Roman"/>
          <w:sz w:val="24"/>
          <w:szCs w:val="24"/>
        </w:rPr>
      </w:pPr>
      <w:r>
        <w:rPr>
          <w:rFonts w:eastAsia="Times New Roman"/>
          <w:sz w:val="24"/>
          <w:szCs w:val="24"/>
        </w:rPr>
        <w:t xml:space="preserve">The adolescent-onset range of </w:t>
      </w:r>
      <w:r w:rsidRPr="00916AC1">
        <w:rPr>
          <w:rFonts w:eastAsia="Times New Roman"/>
          <w:sz w:val="24"/>
          <w:szCs w:val="24"/>
        </w:rPr>
        <w:t xml:space="preserve">15 to 21 </w:t>
      </w:r>
      <w:r>
        <w:rPr>
          <w:rFonts w:eastAsia="Times New Roman"/>
          <w:sz w:val="24"/>
          <w:szCs w:val="24"/>
        </w:rPr>
        <w:t xml:space="preserve">was chosen </w:t>
      </w:r>
      <w:r w:rsidRPr="00916AC1">
        <w:rPr>
          <w:rFonts w:eastAsia="Times New Roman"/>
          <w:sz w:val="24"/>
          <w:szCs w:val="24"/>
        </w:rPr>
        <w:t xml:space="preserve">because adolescent-onset carry is highly concentrated in ages 15 to 18 but the average age when exposed to gun violence in this sample is 14 </w:t>
      </w:r>
      <w:r w:rsidR="002F5126">
        <w:rPr>
          <w:rFonts w:eastAsia="Times New Roman"/>
          <w:sz w:val="24"/>
          <w:szCs w:val="24"/>
        </w:rPr>
        <w:fldChar w:fldCharType="begin"/>
      </w:r>
      <w:r w:rsidR="00131E91">
        <w:rPr>
          <w:rFonts w:eastAsia="Times New Roman"/>
          <w:sz w:val="24"/>
          <w:szCs w:val="24"/>
        </w:rPr>
        <w:instrText xml:space="preserve"> ADDIN ZOTERO_ITEM CSL_CITATION {"citationID":"nUr5aGYB","properties":{"formattedCitation":"({\\i{}14})","plainCitation":"(14)","noteIndex":0},"citationItems":[{"id":1145,"uris":["http://zotero.org/users/2376427/items/VVZZSBYE"],"itemData":{"id":1145,"type":"article-journal","abstract":"The past quarter-century has seen both sharp declines and increases in firearm violence in the United States. Yet, little is known about the age of first exposure to firearm violence and how it may differ by race, sex, and cohort.To examine race, sex, and cohort differences in exposure to firearm violence in a representative longitudinal study of children who grew up in periods with varying rates of firearm violence in the United States and to examine spatial proximity to firearm violence in adulthood.This population-based representative cohort study included multiple cohorts of children followed-up from 1995 through 2021 in the Project on Human Development in Chicago Neighborhoods (PHDCN). Participants included Black, Hispanic, and White respondents from 4 age cohorts of Chicago, Illinois, residents, with modal birth years of 1981, 1984, 1987, and 1996. Data analyses were conducted from May 2022 to March 2023.Firearm violence exposure, including age when first shot, age when first saw someone shot, and past-year frequency of fatal and nonfatal shootings within 250 m of residence.There were 2418 participants in wave 1 (in the mid-1990s), and they were evenly split by sex, with 1209 males (50.00%) and 1209 females (50.00%). There were 890 Black respondents, 1146 Hispanic respondents, and 382 White respondents. Male respondents were much more likely than female respondents to have been shot (adjusted hazard ratio [aHR], 4.23; 95% CI, 2.28-7.84), but only moderately more likely to have seen someone shot (aHR, 1.48; 95% CI, 1.27-1.72). Compared with White individuals, Black individuals experienced higher rates of all 3 forms of exposure (been shot: aHR, 3.05; 95% CI, 1.22-7.60; seen someone shot: aHR, 4.69; 95% CI, 3.41-6.46; nearby shootings: adjusted incidence rate ratio [aIRR], 12.40; 95% CI, 6.88-22.35), and Hispanic respondents experienced higher rates of 2 forms of violence exposure (seen someone shot: aHR, 2.59; 95% CI, 1.85-3.62; nearby shootings: aIRR, 3.77; 95% CI, 2.08-6.84). Respondents born in the mid-1990s who grew up amidst large declines in homicide but reached adulthood during city and national spikes in firearm violence in 2016 were less likely to have seen someone shot than those born in the early 1980s who grew up during the peak of homicide in the early 1990s (aHR, 0.49; 95% CI, 0.35-0.69). However, the likelihood of having been shot did not significantly differ between these cohorts (aHR, 0.81; 95% CI, 0.40-1.63).In this longitudinal multicohort study of exposure to firearm violence, there were stark differences by race and sex, yet the extent of exposure to violence was not simply the product of these characteristics. These findings on cohort differences suggest changing societal conditions were key factors associated with whether and at what life stage individuals from all race and sex groups were exposed to firearm violence.","container-title":"JAMA Network Open","DOI":"10.1001/jamanetworkopen.2023.12465","ISSN":"2574-3805","issue":"5","journalAbbreviation":"JAMA Network Open","page":"e2312465","source":"Silverchair","title":"Inequalities in exposure to firearm violence by race, sex, and birth cohort from childhood to age 40 years, 1995-2021","volume":"6","author":[{"family":"Lanfear","given":"Charles C."},{"family":"Bucci","given":"Rebecca"},{"family":"Kirk","given":"David S."},{"family":"Sampson","given":"Robert J."}],"issued":{"date-parts":[["2023",5,9]]},"citation-key":"lanfearInequalitiesExposureFirearm2023"}}],"schema":"https://github.com/citation-style-language/schema/raw/master/csl-citation.json"} </w:instrText>
      </w:r>
      <w:r w:rsidR="002F5126">
        <w:rPr>
          <w:rFonts w:eastAsia="Times New Roman"/>
          <w:sz w:val="24"/>
          <w:szCs w:val="24"/>
        </w:rPr>
        <w:fldChar w:fldCharType="separate"/>
      </w:r>
      <w:r w:rsidR="00131E91" w:rsidRPr="00131E91">
        <w:rPr>
          <w:sz w:val="24"/>
        </w:rPr>
        <w:t>(</w:t>
      </w:r>
      <w:r w:rsidR="00131E91" w:rsidRPr="00131E91">
        <w:rPr>
          <w:i/>
          <w:iCs/>
          <w:sz w:val="24"/>
        </w:rPr>
        <w:t>14</w:t>
      </w:r>
      <w:r w:rsidR="00131E91" w:rsidRPr="00131E91">
        <w:rPr>
          <w:sz w:val="24"/>
        </w:rPr>
        <w:t>)</w:t>
      </w:r>
      <w:r w:rsidR="002F5126">
        <w:rPr>
          <w:rFonts w:eastAsia="Times New Roman"/>
          <w:sz w:val="24"/>
          <w:szCs w:val="24"/>
        </w:rPr>
        <w:fldChar w:fldCharType="end"/>
      </w:r>
      <w:r w:rsidRPr="00916AC1">
        <w:rPr>
          <w:rFonts w:eastAsia="Times New Roman"/>
          <w:sz w:val="24"/>
          <w:szCs w:val="24"/>
        </w:rPr>
        <w:t>. Results are substantively identical using different values of T</w:t>
      </w:r>
      <w:r w:rsidRPr="00FB1F9A">
        <w:rPr>
          <w:rFonts w:eastAsia="Times New Roman"/>
          <w:sz w:val="24"/>
          <w:szCs w:val="24"/>
          <w:vertAlign w:val="subscript"/>
        </w:rPr>
        <w:t>1</w:t>
      </w:r>
      <w:r w:rsidRPr="00916AC1">
        <w:rPr>
          <w:rFonts w:eastAsia="Times New Roman"/>
          <w:sz w:val="24"/>
          <w:szCs w:val="24"/>
        </w:rPr>
        <w:t xml:space="preserve"> (e.g., 14 or 16).</w:t>
      </w:r>
      <w:r>
        <w:rPr>
          <w:rFonts w:eastAsia="Times New Roman"/>
          <w:sz w:val="24"/>
          <w:szCs w:val="24"/>
        </w:rPr>
        <w:t xml:space="preserve"> The first adult-onset range of </w:t>
      </w:r>
      <w:r w:rsidRPr="00916AC1">
        <w:rPr>
          <w:rFonts w:eastAsia="Times New Roman"/>
          <w:sz w:val="24"/>
          <w:szCs w:val="24"/>
        </w:rPr>
        <w:t>21 to 27 was chosen to yield an interval of equal length to the adolescent interval for comparison and to minimize bias from right censoring among the 1996 cohort who were on average 26 at survey time. Results are substantively identical using different values of T</w:t>
      </w:r>
      <w:r w:rsidRPr="00FB1F9A">
        <w:rPr>
          <w:rFonts w:eastAsia="Times New Roman"/>
          <w:sz w:val="24"/>
          <w:szCs w:val="24"/>
          <w:vertAlign w:val="subscript"/>
        </w:rPr>
        <w:t>1</w:t>
      </w:r>
      <w:r w:rsidRPr="00916AC1">
        <w:rPr>
          <w:rFonts w:eastAsia="Times New Roman"/>
          <w:sz w:val="24"/>
          <w:szCs w:val="24"/>
        </w:rPr>
        <w:t xml:space="preserve"> (e.g., 18 or 25) or T</w:t>
      </w:r>
      <w:r w:rsidRPr="00FB1F9A">
        <w:rPr>
          <w:rFonts w:eastAsia="Times New Roman"/>
          <w:sz w:val="24"/>
          <w:szCs w:val="24"/>
          <w:vertAlign w:val="subscript"/>
        </w:rPr>
        <w:t>2</w:t>
      </w:r>
      <w:r w:rsidRPr="00916AC1">
        <w:rPr>
          <w:rFonts w:eastAsia="Times New Roman"/>
          <w:sz w:val="24"/>
          <w:szCs w:val="24"/>
        </w:rPr>
        <w:t xml:space="preserve"> (e.g., 18–20).</w:t>
      </w:r>
      <w:r>
        <w:rPr>
          <w:rFonts w:eastAsia="Times New Roman"/>
          <w:sz w:val="24"/>
          <w:szCs w:val="24"/>
        </w:rPr>
        <w:t xml:space="preserve"> The second adult-onset model uses </w:t>
      </w:r>
      <w:r w:rsidR="008F02D9">
        <w:rPr>
          <w:rFonts w:eastAsia="Times New Roman"/>
          <w:sz w:val="24"/>
          <w:szCs w:val="24"/>
        </w:rPr>
        <w:t>34</w:t>
      </w:r>
      <w:r w:rsidR="008F02D9" w:rsidRPr="00916AC1">
        <w:rPr>
          <w:rFonts w:eastAsia="Times New Roman"/>
          <w:sz w:val="24"/>
          <w:szCs w:val="24"/>
        </w:rPr>
        <w:t xml:space="preserve"> </w:t>
      </w:r>
      <w:r w:rsidRPr="00916AC1">
        <w:rPr>
          <w:rFonts w:eastAsia="Times New Roman"/>
          <w:sz w:val="24"/>
          <w:szCs w:val="24"/>
        </w:rPr>
        <w:t xml:space="preserve">as </w:t>
      </w:r>
      <w:r>
        <w:rPr>
          <w:rFonts w:eastAsia="Times New Roman"/>
          <w:sz w:val="24"/>
          <w:szCs w:val="24"/>
        </w:rPr>
        <w:t>an</w:t>
      </w:r>
      <w:r w:rsidRPr="00916AC1">
        <w:rPr>
          <w:rFonts w:eastAsia="Times New Roman"/>
          <w:sz w:val="24"/>
          <w:szCs w:val="24"/>
        </w:rPr>
        <w:t xml:space="preserve"> endpoint because </w:t>
      </w:r>
      <w:r w:rsidR="008F02D9">
        <w:rPr>
          <w:rFonts w:eastAsia="Times New Roman"/>
          <w:sz w:val="24"/>
          <w:szCs w:val="24"/>
        </w:rPr>
        <w:t xml:space="preserve">nearly all </w:t>
      </w:r>
      <w:r w:rsidR="00653C6B">
        <w:rPr>
          <w:rFonts w:eastAsia="Times New Roman"/>
          <w:sz w:val="24"/>
          <w:szCs w:val="24"/>
        </w:rPr>
        <w:t>members of the oldest three cohorts had reached this age by the time of the wave 5 survey</w:t>
      </w:r>
      <w:r w:rsidRPr="00916AC1">
        <w:rPr>
          <w:rFonts w:eastAsia="Times New Roman"/>
          <w:sz w:val="24"/>
          <w:szCs w:val="24"/>
        </w:rPr>
        <w:t>.</w:t>
      </w:r>
      <w:r w:rsidR="00FE7B82">
        <w:rPr>
          <w:rFonts w:eastAsia="Times New Roman"/>
          <w:sz w:val="24"/>
          <w:szCs w:val="24"/>
        </w:rPr>
        <w:t xml:space="preserve"> </w:t>
      </w:r>
      <w:r w:rsidR="00A744AA">
        <w:rPr>
          <w:rFonts w:eastAsia="Times New Roman"/>
          <w:sz w:val="24"/>
          <w:szCs w:val="24"/>
        </w:rPr>
        <w:t>Exposure during adulthood, e.g., between 21 and 27, was too infrequent to estimate models.</w:t>
      </w:r>
    </w:p>
    <w:p w14:paraId="128AE599" w14:textId="7DB7B6D4" w:rsidR="00B921A3" w:rsidRDefault="00916AC1" w:rsidP="00B921A3">
      <w:pPr>
        <w:pStyle w:val="BodyText"/>
        <w:ind w:left="720"/>
        <w:rPr>
          <w:rFonts w:eastAsia="Times New Roman"/>
          <w:sz w:val="24"/>
          <w:szCs w:val="24"/>
        </w:rPr>
      </w:pPr>
      <w:r w:rsidRPr="001C5941">
        <w:rPr>
          <w:rFonts w:eastAsia="Times New Roman"/>
          <w:sz w:val="24"/>
          <w:szCs w:val="24"/>
        </w:rPr>
        <w:t xml:space="preserve">The first two models </w:t>
      </w:r>
      <w:r w:rsidR="001C5941" w:rsidRPr="001C5941">
        <w:rPr>
          <w:rFonts w:eastAsia="Times New Roman"/>
          <w:sz w:val="24"/>
          <w:szCs w:val="24"/>
        </w:rPr>
        <w:t xml:space="preserve">presented in Fig. 6 </w:t>
      </w:r>
      <w:r w:rsidRPr="001C5941">
        <w:rPr>
          <w:rFonts w:eastAsia="Times New Roman"/>
          <w:sz w:val="24"/>
          <w:szCs w:val="24"/>
        </w:rPr>
        <w:t>were estimated using logistic regression</w:t>
      </w:r>
      <w:r w:rsidR="004D5383">
        <w:rPr>
          <w:rFonts w:eastAsia="Times New Roman"/>
          <w:sz w:val="24"/>
          <w:szCs w:val="24"/>
        </w:rPr>
        <w:t xml:space="preserve"> </w:t>
      </w:r>
      <w:r w:rsidR="000D0CFA">
        <w:rPr>
          <w:rFonts w:eastAsia="Times New Roman"/>
          <w:sz w:val="24"/>
          <w:szCs w:val="24"/>
        </w:rPr>
        <w:t xml:space="preserve">with a bias-correction </w:t>
      </w:r>
      <w:r w:rsidR="007C517E">
        <w:rPr>
          <w:rFonts w:eastAsia="Times New Roman"/>
          <w:sz w:val="24"/>
          <w:szCs w:val="24"/>
        </w:rPr>
        <w:t>correct</w:t>
      </w:r>
      <w:r w:rsidR="000D0CFA">
        <w:rPr>
          <w:rFonts w:eastAsia="Times New Roman"/>
          <w:sz w:val="24"/>
          <w:szCs w:val="24"/>
        </w:rPr>
        <w:t>ion</w:t>
      </w:r>
      <w:r w:rsidR="007C517E">
        <w:rPr>
          <w:rFonts w:eastAsia="Times New Roman"/>
          <w:sz w:val="24"/>
          <w:szCs w:val="24"/>
        </w:rPr>
        <w:t xml:space="preserve"> for </w:t>
      </w:r>
      <w:r w:rsidR="001C7268">
        <w:rPr>
          <w:rFonts w:eastAsia="Times New Roman"/>
          <w:sz w:val="24"/>
          <w:szCs w:val="24"/>
        </w:rPr>
        <w:t xml:space="preserve">rare </w:t>
      </w:r>
      <w:r w:rsidR="007B1278">
        <w:rPr>
          <w:rFonts w:eastAsia="Times New Roman"/>
          <w:sz w:val="24"/>
          <w:szCs w:val="24"/>
        </w:rPr>
        <w:t>outcomes</w:t>
      </w:r>
      <w:r w:rsidR="001C7268">
        <w:rPr>
          <w:rFonts w:eastAsia="Times New Roman"/>
          <w:sz w:val="24"/>
          <w:szCs w:val="24"/>
        </w:rPr>
        <w:t xml:space="preserve"> </w:t>
      </w:r>
      <w:r w:rsidR="00DE02BC">
        <w:rPr>
          <w:rFonts w:eastAsia="Times New Roman"/>
          <w:sz w:val="24"/>
          <w:szCs w:val="24"/>
        </w:rPr>
        <w:fldChar w:fldCharType="begin"/>
      </w:r>
      <w:r w:rsidR="00016B19">
        <w:rPr>
          <w:rFonts w:eastAsia="Times New Roman"/>
          <w:sz w:val="24"/>
          <w:szCs w:val="24"/>
        </w:rPr>
        <w:instrText xml:space="preserve"> ADDIN ZOTERO_ITEM CSL_CITATION {"citationID":"ftnZ1J5k","properties":{"formattedCitation":"({\\i{}51})","plainCitation":"(51)","noteIndex":0},"citationItems":[{"id":1155,"uris":["http://zotero.org/users/2376427/items/89WITBJ9"],"itemData":{"id":1155,"type":"article-journal","container-title":"Statistics and Computing","DOI":"10.1007/s11222-019-09860-6","ISSN":"0960-3174, 1573-1375","issue":"1","journalAbbreviation":"Stat Comput","language":"en","page":"43-59","source":"DOI.org (Crossref)","title":"Mean and median bias reduction in generalized linear models","volume":"30","author":[{"family":"Kosmidis","given":"Ioannis"},{"family":"Kenne Pagui","given":"Euloge Clovis"},{"family":"Sartori","given":"Nicola"}],"issued":{"date-parts":[["2020",2]]},"citation-key":"kosmidisMeanMedianBias2020"}}],"schema":"https://github.com/citation-style-language/schema/raw/master/csl-citation.json"} </w:instrText>
      </w:r>
      <w:r w:rsidR="00DE02BC">
        <w:rPr>
          <w:rFonts w:eastAsia="Times New Roman"/>
          <w:sz w:val="24"/>
          <w:szCs w:val="24"/>
        </w:rPr>
        <w:fldChar w:fldCharType="separate"/>
      </w:r>
      <w:r w:rsidR="00016B19" w:rsidRPr="00016B19">
        <w:rPr>
          <w:sz w:val="24"/>
        </w:rPr>
        <w:t>(</w:t>
      </w:r>
      <w:r w:rsidR="00016B19" w:rsidRPr="00016B19">
        <w:rPr>
          <w:i/>
          <w:iCs/>
          <w:sz w:val="24"/>
        </w:rPr>
        <w:t>51</w:t>
      </w:r>
      <w:r w:rsidR="00016B19" w:rsidRPr="00016B19">
        <w:rPr>
          <w:sz w:val="24"/>
        </w:rPr>
        <w:t>)</w:t>
      </w:r>
      <w:r w:rsidR="00DE02BC">
        <w:rPr>
          <w:rFonts w:eastAsia="Times New Roman"/>
          <w:sz w:val="24"/>
          <w:szCs w:val="24"/>
        </w:rPr>
        <w:fldChar w:fldCharType="end"/>
      </w:r>
      <w:r w:rsidR="001C7268">
        <w:rPr>
          <w:rFonts w:eastAsia="Times New Roman"/>
          <w:sz w:val="24"/>
          <w:szCs w:val="24"/>
        </w:rPr>
        <w:t>.</w:t>
      </w:r>
      <w:r w:rsidRPr="001C5941">
        <w:rPr>
          <w:rFonts w:eastAsia="Times New Roman"/>
          <w:sz w:val="24"/>
          <w:szCs w:val="24"/>
        </w:rPr>
        <w:t xml:space="preserve"> </w:t>
      </w:r>
      <w:r w:rsidR="004D5383">
        <w:rPr>
          <w:rFonts w:eastAsia="Times New Roman"/>
          <w:sz w:val="24"/>
          <w:szCs w:val="24"/>
        </w:rPr>
        <w:t>T</w:t>
      </w:r>
      <w:r w:rsidRPr="001C5941">
        <w:rPr>
          <w:rFonts w:eastAsia="Times New Roman"/>
          <w:sz w:val="24"/>
          <w:szCs w:val="24"/>
        </w:rPr>
        <w:t xml:space="preserve">he third model was estimated using a Cox proportional hazards model to address right-censoring. A weighted residual test indicates the proportional hazard assumption is not satisfied between cohorts. We present the Cox model estimates because the substantive interpretation is identical when using parametric accelerated failure time and proportional odds models. Estimates </w:t>
      </w:r>
      <w:r w:rsidR="001C5941" w:rsidRPr="001C5941">
        <w:rPr>
          <w:rFonts w:eastAsia="Times New Roman"/>
          <w:sz w:val="24"/>
          <w:szCs w:val="24"/>
        </w:rPr>
        <w:t xml:space="preserve">in all three models </w:t>
      </w:r>
      <w:r w:rsidRPr="001C5941">
        <w:rPr>
          <w:rFonts w:eastAsia="Times New Roman"/>
          <w:sz w:val="24"/>
          <w:szCs w:val="24"/>
        </w:rPr>
        <w:t xml:space="preserve">are adjusted for </w:t>
      </w:r>
      <w:r w:rsidR="001C5941" w:rsidRPr="00AE6B91">
        <w:rPr>
          <w:sz w:val="24"/>
          <w:szCs w:val="24"/>
        </w:rPr>
        <w:t>the same battery of covariates including the core strata variables seen in the cumulative onset curves (</w:t>
      </w:r>
      <w:r w:rsidR="001C5941" w:rsidRPr="00B921A3">
        <w:rPr>
          <w:i/>
          <w:iCs/>
          <w:sz w:val="24"/>
          <w:szCs w:val="24"/>
        </w:rPr>
        <w:t>race</w:t>
      </w:r>
      <w:r w:rsidR="001C5941" w:rsidRPr="00AE6B91">
        <w:rPr>
          <w:sz w:val="24"/>
          <w:szCs w:val="24"/>
        </w:rPr>
        <w:t xml:space="preserve">, </w:t>
      </w:r>
      <w:r w:rsidR="001C5941" w:rsidRPr="00B921A3">
        <w:rPr>
          <w:i/>
          <w:iCs/>
          <w:sz w:val="24"/>
          <w:szCs w:val="24"/>
        </w:rPr>
        <w:t>sex</w:t>
      </w:r>
      <w:r w:rsidR="001C5941" w:rsidRPr="00AE6B91">
        <w:rPr>
          <w:sz w:val="24"/>
          <w:szCs w:val="24"/>
        </w:rPr>
        <w:t xml:space="preserve">, age </w:t>
      </w:r>
      <w:r w:rsidR="001C5941" w:rsidRPr="00B921A3">
        <w:rPr>
          <w:i/>
          <w:iCs/>
          <w:sz w:val="24"/>
          <w:szCs w:val="24"/>
        </w:rPr>
        <w:t>cohort</w:t>
      </w:r>
      <w:r w:rsidR="001C5941" w:rsidRPr="00AE6B91">
        <w:rPr>
          <w:sz w:val="24"/>
          <w:szCs w:val="24"/>
        </w:rPr>
        <w:t>), as well as childhood socioeconomic status</w:t>
      </w:r>
      <w:r w:rsidR="00B921A3">
        <w:rPr>
          <w:sz w:val="24"/>
          <w:szCs w:val="24"/>
        </w:rPr>
        <w:t xml:space="preserve"> (</w:t>
      </w:r>
      <w:r w:rsidR="00B921A3">
        <w:rPr>
          <w:i/>
          <w:iCs/>
          <w:sz w:val="24"/>
          <w:szCs w:val="24"/>
        </w:rPr>
        <w:t>SES</w:t>
      </w:r>
      <w:r w:rsidR="00B921A3">
        <w:rPr>
          <w:sz w:val="24"/>
          <w:szCs w:val="24"/>
        </w:rPr>
        <w:t>)</w:t>
      </w:r>
      <w:r w:rsidR="001C5941" w:rsidRPr="00AE6B91">
        <w:rPr>
          <w:sz w:val="24"/>
          <w:szCs w:val="24"/>
        </w:rPr>
        <w:t>, immigrant generation of the respondent’s primary caregiver</w:t>
      </w:r>
      <w:r w:rsidR="00B921A3">
        <w:rPr>
          <w:sz w:val="24"/>
          <w:szCs w:val="24"/>
        </w:rPr>
        <w:t xml:space="preserve"> (</w:t>
      </w:r>
      <w:r w:rsidR="00B921A3">
        <w:rPr>
          <w:i/>
          <w:iCs/>
          <w:sz w:val="24"/>
          <w:szCs w:val="24"/>
        </w:rPr>
        <w:t>immigrant family</w:t>
      </w:r>
      <w:r w:rsidR="00B921A3" w:rsidRPr="00B901C6">
        <w:rPr>
          <w:sz w:val="24"/>
          <w:szCs w:val="24"/>
        </w:rPr>
        <w:t>)</w:t>
      </w:r>
      <w:r w:rsidR="001C5941" w:rsidRPr="00AE6B91">
        <w:rPr>
          <w:sz w:val="24"/>
          <w:szCs w:val="24"/>
        </w:rPr>
        <w:t>, history of arrest in the family</w:t>
      </w:r>
      <w:r w:rsidR="00B921A3">
        <w:rPr>
          <w:sz w:val="24"/>
          <w:szCs w:val="24"/>
        </w:rPr>
        <w:t xml:space="preserve"> (</w:t>
      </w:r>
      <w:r w:rsidR="00B921A3">
        <w:rPr>
          <w:i/>
          <w:iCs/>
          <w:sz w:val="24"/>
          <w:szCs w:val="24"/>
        </w:rPr>
        <w:t>family arrest</w:t>
      </w:r>
      <w:r w:rsidR="00B921A3">
        <w:rPr>
          <w:sz w:val="24"/>
          <w:szCs w:val="24"/>
        </w:rPr>
        <w:t>)</w:t>
      </w:r>
      <w:r w:rsidR="001C5941" w:rsidRPr="00AE6B91">
        <w:rPr>
          <w:sz w:val="24"/>
          <w:szCs w:val="24"/>
        </w:rPr>
        <w:t xml:space="preserve">, and four census tract measures: the 3-year moving average of the </w:t>
      </w:r>
      <w:r w:rsidR="001C5941" w:rsidRPr="00B921A3">
        <w:rPr>
          <w:i/>
          <w:iCs/>
          <w:sz w:val="24"/>
          <w:szCs w:val="24"/>
        </w:rPr>
        <w:t>homicide</w:t>
      </w:r>
      <w:r w:rsidR="001C5941" w:rsidRPr="00AE6B91">
        <w:rPr>
          <w:sz w:val="24"/>
          <w:szCs w:val="24"/>
        </w:rPr>
        <w:t xml:space="preserve"> rate</w:t>
      </w:r>
      <w:r w:rsidR="00F91797">
        <w:rPr>
          <w:sz w:val="24"/>
          <w:szCs w:val="24"/>
        </w:rPr>
        <w:t xml:space="preserve"> </w:t>
      </w:r>
      <w:r w:rsidR="00F91797">
        <w:rPr>
          <w:sz w:val="24"/>
          <w:szCs w:val="24"/>
        </w:rPr>
        <w:fldChar w:fldCharType="begin"/>
      </w:r>
      <w:r w:rsidR="00016B19">
        <w:rPr>
          <w:sz w:val="24"/>
          <w:szCs w:val="24"/>
        </w:rPr>
        <w:instrText xml:space="preserve"> ADDIN ZOTERO_ITEM CSL_CITATION {"citationID":"dcvhhAQt","properties":{"formattedCitation":"({\\i{}52}, {\\i{}53})","plainCitation":"(52, 53)","noteIndex":0},"citationItems":[{"id":1186,"uris":["http://zotero.org/users/2376427/items/WIQ64HMT"],"itemData":{"id":1186,"type":"dataset","DOI":"10.3886/ICPSR06399.v5","publisher":"Inter-university Consortium for Political and Social Research [distributor]","title":"Homicides in Chicago, 1965-1995","author":[{"family":"Block","given":"Carolyn Rebecca"},{"family":"Block","given":"Richard L."},{"literal":"Illinois Criminal Justice Information Authority"}],"issued":{"date-parts":[["2005"]]},"citation-key":"blockHomicidesChicago196519952005"}},{"id":594,"uris":["http://zotero.org/users/2376427/items/S7XXA2YL"],"itemData":{"id":594,"type":"report","title":"Crimes - 2001 to Present","URL":"https://data.cityofchicago.org/Public-Safety/Crimes-2001-to-Present/ijzp-q8t2","author":[{"literal":"Chicago Police Department"}],"issued":{"date-parts":[["2020"]]},"citation-key":"chicagopolicedepartmentCrimes2001Present2020"}}],"schema":"https://github.com/citation-style-language/schema/raw/master/csl-citation.json"} </w:instrText>
      </w:r>
      <w:r w:rsidR="00F91797">
        <w:rPr>
          <w:sz w:val="24"/>
          <w:szCs w:val="24"/>
        </w:rPr>
        <w:fldChar w:fldCharType="separate"/>
      </w:r>
      <w:r w:rsidR="00016B19" w:rsidRPr="00016B19">
        <w:rPr>
          <w:sz w:val="24"/>
        </w:rPr>
        <w:t>(</w:t>
      </w:r>
      <w:r w:rsidR="00016B19" w:rsidRPr="00016B19">
        <w:rPr>
          <w:i/>
          <w:iCs/>
          <w:sz w:val="24"/>
        </w:rPr>
        <w:t>52</w:t>
      </w:r>
      <w:r w:rsidR="00016B19" w:rsidRPr="00016B19">
        <w:rPr>
          <w:sz w:val="24"/>
        </w:rPr>
        <w:t xml:space="preserve">, </w:t>
      </w:r>
      <w:r w:rsidR="00016B19" w:rsidRPr="00016B19">
        <w:rPr>
          <w:i/>
          <w:iCs/>
          <w:sz w:val="24"/>
        </w:rPr>
        <w:t>53</w:t>
      </w:r>
      <w:r w:rsidR="00016B19" w:rsidRPr="00016B19">
        <w:rPr>
          <w:sz w:val="24"/>
        </w:rPr>
        <w:t>)</w:t>
      </w:r>
      <w:r w:rsidR="00F91797">
        <w:rPr>
          <w:sz w:val="24"/>
          <w:szCs w:val="24"/>
        </w:rPr>
        <w:fldChar w:fldCharType="end"/>
      </w:r>
      <w:r w:rsidR="001C5941" w:rsidRPr="00AE6B91">
        <w:rPr>
          <w:sz w:val="24"/>
          <w:szCs w:val="24"/>
        </w:rPr>
        <w:t xml:space="preserve">, </w:t>
      </w:r>
      <w:r w:rsidR="001C5941" w:rsidRPr="00B921A3">
        <w:rPr>
          <w:i/>
          <w:iCs/>
          <w:sz w:val="24"/>
          <w:szCs w:val="24"/>
        </w:rPr>
        <w:t>percent Black</w:t>
      </w:r>
      <w:r w:rsidR="001C5941" w:rsidRPr="00AE6B91">
        <w:rPr>
          <w:sz w:val="24"/>
          <w:szCs w:val="24"/>
        </w:rPr>
        <w:t xml:space="preserve"> population, </w:t>
      </w:r>
      <w:r w:rsidR="001C5941" w:rsidRPr="00B921A3">
        <w:rPr>
          <w:i/>
          <w:iCs/>
          <w:sz w:val="24"/>
          <w:szCs w:val="24"/>
        </w:rPr>
        <w:t>population density</w:t>
      </w:r>
      <w:r w:rsidR="001C5941" w:rsidRPr="00AE6B91">
        <w:rPr>
          <w:sz w:val="24"/>
          <w:szCs w:val="24"/>
        </w:rPr>
        <w:t xml:space="preserve">, and percent of households living under the </w:t>
      </w:r>
      <w:r w:rsidR="001C5941" w:rsidRPr="00B921A3">
        <w:rPr>
          <w:i/>
          <w:iCs/>
          <w:sz w:val="24"/>
          <w:szCs w:val="24"/>
        </w:rPr>
        <w:t>poverty</w:t>
      </w:r>
      <w:r w:rsidR="001C5941" w:rsidRPr="00AE6B91">
        <w:rPr>
          <w:sz w:val="24"/>
          <w:szCs w:val="24"/>
        </w:rPr>
        <w:t xml:space="preserve"> line</w:t>
      </w:r>
      <w:r w:rsidR="00F91797">
        <w:rPr>
          <w:sz w:val="24"/>
          <w:szCs w:val="24"/>
        </w:rPr>
        <w:t xml:space="preserve"> </w:t>
      </w:r>
      <w:r w:rsidR="00F91797">
        <w:rPr>
          <w:sz w:val="24"/>
          <w:szCs w:val="24"/>
        </w:rPr>
        <w:fldChar w:fldCharType="begin"/>
      </w:r>
      <w:r w:rsidR="00016B19">
        <w:rPr>
          <w:sz w:val="24"/>
          <w:szCs w:val="24"/>
        </w:rPr>
        <w:instrText xml:space="preserve"> ADDIN ZOTERO_ITEM CSL_CITATION {"citationID":"HbhqZLT1","properties":{"formattedCitation":"({\\i{}54})","plainCitation":"(54)","noteIndex":0},"citationItems":[{"id":432,"uris":["http://zotero.org/users/2376427/items/8W98G9MS"],"itemData":{"id":432,"type":"article-journal","container-title":"The Professional Geographer","DOI":"10.1080/00330124.2014.905156","ISSN":"0033-0124, 1467-9272","issue":"3","journalAbbreviation":"The Professional Geographer","language":"en","page":"412-420","source":"DOI.org (Crossref)","title":"Interpolating U.S. decennial census tract data from as early as 1970 to 2010: A longitudinal tract database","title-short":"Interpolating u.s. decennial census tract data from as early as 1970 to 2010","volume":"66","author":[{"family":"Logan","given":"John R."},{"family":"Xu","given":"Zengwang"},{"family":"Stults","given":"Brian J."}],"issued":{"date-parts":[["2014",7,3]]},"citation-key":"loganInterpolatingDecennialCensus2014"}}],"schema":"https://github.com/citation-style-language/schema/raw/master/csl-citation.json"} </w:instrText>
      </w:r>
      <w:r w:rsidR="00F91797">
        <w:rPr>
          <w:sz w:val="24"/>
          <w:szCs w:val="24"/>
        </w:rPr>
        <w:fldChar w:fldCharType="separate"/>
      </w:r>
      <w:r w:rsidR="00016B19" w:rsidRPr="00016B19">
        <w:rPr>
          <w:sz w:val="24"/>
        </w:rPr>
        <w:t>(</w:t>
      </w:r>
      <w:r w:rsidR="00016B19" w:rsidRPr="00016B19">
        <w:rPr>
          <w:i/>
          <w:iCs/>
          <w:sz w:val="24"/>
        </w:rPr>
        <w:t>54</w:t>
      </w:r>
      <w:r w:rsidR="00016B19" w:rsidRPr="00016B19">
        <w:rPr>
          <w:sz w:val="24"/>
        </w:rPr>
        <w:t>)</w:t>
      </w:r>
      <w:r w:rsidR="00F91797">
        <w:rPr>
          <w:sz w:val="24"/>
          <w:szCs w:val="24"/>
        </w:rPr>
        <w:fldChar w:fldCharType="end"/>
      </w:r>
      <w:r w:rsidR="001C5941" w:rsidRPr="00AE6B91">
        <w:rPr>
          <w:sz w:val="24"/>
          <w:szCs w:val="24"/>
        </w:rPr>
        <w:t>.</w:t>
      </w:r>
      <w:r w:rsidRPr="001C5941">
        <w:rPr>
          <w:rFonts w:eastAsia="Times New Roman"/>
          <w:sz w:val="24"/>
          <w:szCs w:val="24"/>
        </w:rPr>
        <w:t xml:space="preserve"> </w:t>
      </w:r>
    </w:p>
    <w:p w14:paraId="75F87E65" w14:textId="4C9DC29D" w:rsidR="00E246AB" w:rsidRDefault="00916AC1" w:rsidP="005319E7">
      <w:pPr>
        <w:spacing w:before="100" w:beforeAutospacing="1" w:after="100" w:afterAutospacing="1"/>
        <w:ind w:left="720"/>
        <w:rPr>
          <w:sz w:val="24"/>
          <w:szCs w:val="24"/>
        </w:rPr>
      </w:pPr>
      <w:r w:rsidRPr="001C5941">
        <w:rPr>
          <w:rFonts w:eastAsia="Times New Roman"/>
          <w:sz w:val="24"/>
          <w:szCs w:val="24"/>
        </w:rPr>
        <w:t xml:space="preserve">Concealed carry and exposure to violence are interval censored measures but exact times are required for estimation; these were imputed using the semi-parametric Turnbull proportional hazards model that estimates the baseline hazard using the NPMLE </w:t>
      </w:r>
      <w:r w:rsidR="00950565">
        <w:rPr>
          <w:rFonts w:eastAsia="Times New Roman"/>
          <w:sz w:val="24"/>
          <w:szCs w:val="24"/>
        </w:rPr>
        <w:fldChar w:fldCharType="begin"/>
      </w:r>
      <w:r w:rsidR="00131E91">
        <w:rPr>
          <w:rFonts w:eastAsia="Times New Roman"/>
          <w:sz w:val="24"/>
          <w:szCs w:val="24"/>
        </w:rPr>
        <w:instrText xml:space="preserve"> ADDIN ZOTERO_ITEM CSL_CITATION {"citationID":"jvc3L8yS","properties":{"formattedCitation":"({\\i{}37}, {\\i{}55})","plainCitation":"(37, 55)","noteIndex":0},"citationItems":[{"id":372,"uris":["http://zotero.org/users/2376427/items/I2SLHNEJ"],"itemData":{"id":372,"type":"article-journal","container-title":"Journal of Statistical Software","DOI":"10.18637/jss.v081.i12","ISSN":"1548-7660","issue":"12","journalAbbreviation":"J. Stat. Soft.","language":"en","source":"DOI.org (Crossref)","title":"icenReg: Regression models for interval censored data in R","title-short":"&lt;b&gt;icenReg&lt;/b&gt;","URL":"http://www.jstatsoft.org/v81/i12/","volume":"81","author":[{"family":"Anderson-Bergman","given":"Clifford"}],"accessed":{"date-parts":[["2022",8,9]]},"issued":{"date-parts":[["2017"]]},"citation-key":"anderson-bergmanIcenRegRegressionModels2017"}},{"id":1168,"uris":["http://zotero.org/users/2376427/items/B5W9PPMT"],"itemData":{"id":1168,"type":"article-journal","abstract":"Abstract\n            We propose a non‐parametric multiple imputation scheme, NPMLE imputation, for the analysis of interval censored survival data. Features of the method are that it converts interval‐censored data problems to complete data or right censored data problems to which many standard approaches can be used, and that measures of uncertainty are easily obtained. In addition to the event time of primary interest, there are frequently other auxiliary variables that are associated with the event time. For the goal of estimating the marginal survival distribution, these auxiliary variables may provide some additional information about the event time for the interval censored observations. We extend the imputation methods to incorporate information from auxiliary variables with potentially complex structures. To conduct the imputation, we use a working failure‐time proportional hazards model to define an imputing risk set for each censored observation. The imputation schemes consist of using the data in the imputing risk sets to create an exact event time for each interval censored observation. In simulation studies we show that the use of multiple imputation methods can improve the efficiency of estimators and reduce the effect of missing visits when compared to simpler approaches. We apply the approach to cytomegalovirus shedding data from an AIDS clinical trial, in which CD4 count is the auxiliary variable. Copyright © 2006 John Wiley &amp; Sons, Ltd.","container-title":"Statistics in Medicine","DOI":"10.1002/sim.2581","ISSN":"0277-6715, 1097-0258","issue":"4","journalAbbreviation":"Statistics in Medicine","language":"en","page":"769-781","source":"DOI.org (Crossref)","title":"Multiple imputation for interval censored data with auxiliary variables","volume":"26","author":[{"family":"Hsu","given":"Chiu‐Hsieh"},{"family":"Taylor","given":"Jeremy M. G."},{"family":"Murray","given":"Susan"},{"family":"Commenges","given":"Daniel"}],"issued":{"date-parts":[["2007",2,20]]},"citation-key":"hsuMultipleImputationInterval2007"}}],"schema":"https://github.com/citation-style-language/schema/raw/master/csl-citation.json"} </w:instrText>
      </w:r>
      <w:r w:rsidR="00950565">
        <w:rPr>
          <w:rFonts w:eastAsia="Times New Roman"/>
          <w:sz w:val="24"/>
          <w:szCs w:val="24"/>
        </w:rPr>
        <w:fldChar w:fldCharType="separate"/>
      </w:r>
      <w:r w:rsidR="00131E91" w:rsidRPr="00131E91">
        <w:rPr>
          <w:sz w:val="24"/>
        </w:rPr>
        <w:t>(</w:t>
      </w:r>
      <w:r w:rsidR="00131E91" w:rsidRPr="00131E91">
        <w:rPr>
          <w:i/>
          <w:iCs/>
          <w:sz w:val="24"/>
        </w:rPr>
        <w:t>37</w:t>
      </w:r>
      <w:r w:rsidR="00131E91" w:rsidRPr="00131E91">
        <w:rPr>
          <w:sz w:val="24"/>
        </w:rPr>
        <w:t xml:space="preserve">, </w:t>
      </w:r>
      <w:r w:rsidR="00131E91" w:rsidRPr="00131E91">
        <w:rPr>
          <w:i/>
          <w:iCs/>
          <w:sz w:val="24"/>
        </w:rPr>
        <w:t>55</w:t>
      </w:r>
      <w:r w:rsidR="00131E91" w:rsidRPr="00131E91">
        <w:rPr>
          <w:sz w:val="24"/>
        </w:rPr>
        <w:t>)</w:t>
      </w:r>
      <w:r w:rsidR="00950565">
        <w:rPr>
          <w:rFonts w:eastAsia="Times New Roman"/>
          <w:sz w:val="24"/>
          <w:szCs w:val="24"/>
        </w:rPr>
        <w:fldChar w:fldCharType="end"/>
      </w:r>
      <w:r w:rsidRPr="001C5941">
        <w:rPr>
          <w:rFonts w:eastAsia="Times New Roman"/>
          <w:sz w:val="24"/>
          <w:szCs w:val="24"/>
        </w:rPr>
        <w:t xml:space="preserve">. </w:t>
      </w:r>
      <w:r w:rsidR="001C5941" w:rsidRPr="00AE6B91">
        <w:rPr>
          <w:sz w:val="24"/>
          <w:szCs w:val="24"/>
        </w:rPr>
        <w:t>Due to the computational demands of the NPMLE, this could not be performed at the same time as covariate imputation</w:t>
      </w:r>
      <w:r w:rsidR="002F1FCB">
        <w:rPr>
          <w:sz w:val="24"/>
          <w:szCs w:val="24"/>
        </w:rPr>
        <w:t xml:space="preserve"> </w:t>
      </w:r>
      <w:r w:rsidR="00751F32">
        <w:rPr>
          <w:sz w:val="24"/>
          <w:szCs w:val="24"/>
        </w:rPr>
        <w:t>for</w:t>
      </w:r>
      <w:r w:rsidR="002F1FCB">
        <w:rPr>
          <w:sz w:val="24"/>
          <w:szCs w:val="24"/>
        </w:rPr>
        <w:t xml:space="preserve"> missing data</w:t>
      </w:r>
      <w:r w:rsidR="001C5941" w:rsidRPr="00AE6B91">
        <w:rPr>
          <w:sz w:val="24"/>
          <w:szCs w:val="24"/>
        </w:rPr>
        <w:t xml:space="preserve">. Instead, covariates were first imputed in 50 datasets using chained equations with 20 iterations. Sociodemographic variables had very few missing values. No values were missing for the </w:t>
      </w:r>
      <w:r w:rsidR="001C5941" w:rsidRPr="00B921A3">
        <w:rPr>
          <w:i/>
          <w:iCs/>
          <w:sz w:val="24"/>
          <w:szCs w:val="24"/>
        </w:rPr>
        <w:t>race</w:t>
      </w:r>
      <w:r w:rsidR="001C5941" w:rsidRPr="00AE6B91">
        <w:rPr>
          <w:sz w:val="24"/>
          <w:szCs w:val="24"/>
        </w:rPr>
        <w:t xml:space="preserve">, </w:t>
      </w:r>
      <w:r w:rsidR="001C5941" w:rsidRPr="00B921A3">
        <w:rPr>
          <w:i/>
          <w:iCs/>
          <w:sz w:val="24"/>
          <w:szCs w:val="24"/>
        </w:rPr>
        <w:t>sex</w:t>
      </w:r>
      <w:r w:rsidR="001C5941" w:rsidRPr="00AE6B91">
        <w:rPr>
          <w:sz w:val="24"/>
          <w:szCs w:val="24"/>
        </w:rPr>
        <w:t xml:space="preserve">, or </w:t>
      </w:r>
      <w:r w:rsidR="001C5941" w:rsidRPr="00B921A3">
        <w:rPr>
          <w:i/>
          <w:iCs/>
          <w:sz w:val="24"/>
          <w:szCs w:val="24"/>
        </w:rPr>
        <w:t>cohort</w:t>
      </w:r>
      <w:r w:rsidR="001C5941" w:rsidRPr="00AE6B91">
        <w:rPr>
          <w:sz w:val="24"/>
          <w:szCs w:val="24"/>
        </w:rPr>
        <w:t xml:space="preserve">. Thirty-eight (1.8%) values of </w:t>
      </w:r>
      <w:r w:rsidR="001C5941" w:rsidRPr="00B921A3">
        <w:rPr>
          <w:i/>
          <w:iCs/>
          <w:sz w:val="24"/>
          <w:szCs w:val="24"/>
        </w:rPr>
        <w:t>SES</w:t>
      </w:r>
      <w:r w:rsidR="001C5941" w:rsidRPr="00AE6B91">
        <w:rPr>
          <w:sz w:val="24"/>
          <w:szCs w:val="24"/>
        </w:rPr>
        <w:t xml:space="preserve">, 30 values of </w:t>
      </w:r>
      <w:r w:rsidR="001C5941" w:rsidRPr="00B921A3">
        <w:rPr>
          <w:i/>
          <w:iCs/>
          <w:sz w:val="24"/>
          <w:szCs w:val="24"/>
        </w:rPr>
        <w:t>family arrest</w:t>
      </w:r>
      <w:r w:rsidR="001C5941" w:rsidRPr="00AE6B91">
        <w:rPr>
          <w:sz w:val="24"/>
          <w:szCs w:val="24"/>
        </w:rPr>
        <w:t xml:space="preserve"> (1.4%), and 25 (1.2%) values of caregiver </w:t>
      </w:r>
      <w:r w:rsidR="001C5941" w:rsidRPr="00B921A3">
        <w:rPr>
          <w:i/>
          <w:iCs/>
          <w:sz w:val="24"/>
          <w:szCs w:val="24"/>
        </w:rPr>
        <w:t>immigrant generation</w:t>
      </w:r>
      <w:r w:rsidR="001C5941" w:rsidRPr="00AE6B91">
        <w:rPr>
          <w:sz w:val="24"/>
          <w:szCs w:val="24"/>
        </w:rPr>
        <w:t xml:space="preserve"> were imputed. In contrast, missingness is higher for neighborhood variables: 274 (12.9%) of cases in the carry 15 to 21 models were missing age 12 measures and 148 (22.9%) of cases in the carry 21 to 27 and 21</w:t>
      </w:r>
      <w:r w:rsidR="00D16471">
        <w:rPr>
          <w:sz w:val="24"/>
          <w:szCs w:val="24"/>
        </w:rPr>
        <w:t xml:space="preserve"> to 34</w:t>
      </w:r>
      <w:r w:rsidR="001C5941" w:rsidRPr="00AE6B91">
        <w:rPr>
          <w:sz w:val="24"/>
          <w:szCs w:val="24"/>
        </w:rPr>
        <w:t xml:space="preserve"> models were missing age 18 measures. This is typically due to the absence of homicide measures for those living outside the city of Chicago. After covariates were imputed, the exact times of onset were singly imputed for each of the 50 datasets. Imputation was conducted by first drawing a random sample of coefficients under the assumption of asymptotic normality, then predicting the exact response time conditional on the observed covariates and censoring interval</w:t>
      </w:r>
      <w:r w:rsidR="00A0375A">
        <w:rPr>
          <w:sz w:val="24"/>
          <w:szCs w:val="24"/>
        </w:rPr>
        <w:t xml:space="preserve"> </w:t>
      </w:r>
      <w:r w:rsidR="00A0375A">
        <w:rPr>
          <w:sz w:val="24"/>
          <w:szCs w:val="24"/>
        </w:rPr>
        <w:fldChar w:fldCharType="begin"/>
      </w:r>
      <w:r w:rsidR="00131E91">
        <w:rPr>
          <w:sz w:val="24"/>
          <w:szCs w:val="24"/>
        </w:rPr>
        <w:instrText xml:space="preserve"> ADDIN ZOTERO_ITEM CSL_CITATION {"citationID":"JTBHtgG3","properties":{"formattedCitation":"({\\i{}37})","plainCitation":"(37)","noteIndex":0},"citationItems":[{"id":372,"uris":["http://zotero.org/users/2376427/items/I2SLHNEJ"],"itemData":{"id":372,"type":"article-journal","container-title":"Journal of Statistical Software","DOI":"10.18637/jss.v081.i12","ISSN":"1548-7660","issue":"12","journalAbbreviation":"J. Stat. Soft.","language":"en","source":"DOI.org (Crossref)","title":"icenReg: Regression models for interval censored data in R","title-short":"&lt;b&gt;icenReg&lt;/b&gt;","URL":"http://www.jstatsoft.org/v81/i12/","volume":"81","author":[{"family":"Anderson-Bergman","given":"Clifford"}],"accessed":{"date-parts":[["2022",8,9]]},"issued":{"date-parts":[["2017"]]},"citation-key":"anderson-bergmanIcenRegRegressionModels2017"}}],"schema":"https://github.com/citation-style-language/schema/raw/master/csl-citation.json"} </w:instrText>
      </w:r>
      <w:r w:rsidR="00A0375A">
        <w:rPr>
          <w:sz w:val="24"/>
          <w:szCs w:val="24"/>
        </w:rPr>
        <w:fldChar w:fldCharType="separate"/>
      </w:r>
      <w:r w:rsidR="00131E91" w:rsidRPr="00131E91">
        <w:rPr>
          <w:sz w:val="24"/>
        </w:rPr>
        <w:t>(</w:t>
      </w:r>
      <w:r w:rsidR="00131E91" w:rsidRPr="00131E91">
        <w:rPr>
          <w:i/>
          <w:iCs/>
          <w:sz w:val="24"/>
        </w:rPr>
        <w:t>37</w:t>
      </w:r>
      <w:r w:rsidR="00131E91" w:rsidRPr="00131E91">
        <w:rPr>
          <w:sz w:val="24"/>
        </w:rPr>
        <w:t>)</w:t>
      </w:r>
      <w:r w:rsidR="00A0375A">
        <w:rPr>
          <w:sz w:val="24"/>
          <w:szCs w:val="24"/>
        </w:rPr>
        <w:fldChar w:fldCharType="end"/>
      </w:r>
      <w:r w:rsidR="001C5941" w:rsidRPr="00AE6B91">
        <w:rPr>
          <w:sz w:val="24"/>
          <w:szCs w:val="24"/>
        </w:rPr>
        <w:t xml:space="preserve">. The exposure models were then estimated separately on each of the 50 datasets and the results were pooled using Rubin’s rules </w:t>
      </w:r>
      <w:r w:rsidR="00A0375A">
        <w:rPr>
          <w:sz w:val="24"/>
          <w:szCs w:val="24"/>
        </w:rPr>
        <w:fldChar w:fldCharType="begin"/>
      </w:r>
      <w:r w:rsidR="00491356">
        <w:rPr>
          <w:sz w:val="24"/>
          <w:szCs w:val="24"/>
        </w:rPr>
        <w:instrText xml:space="preserve"> ADDIN ZOTERO_ITEM CSL_CITATION {"citationID":"5FbFLtZE","properties":{"formattedCitation":"({\\i{}56})","plainCitation":"(56)","noteIndex":0},"citationItems":[{"id":1166,"uris":["http://zotero.org/users/2376427/items/EGRQ4V3H"],"itemData":{"id":1166,"type":"book","edition":"1","ISBN":"978-0-471-08705-2","language":"en","note":"DOI: 10.1002/9780470316696","publisher":"Wiley","source":"DOI.org (Crossref)","title":"Multiple imputation for nonresponse in surveys","author":[{"family":"Rubin","given":"Donald B."}],"accessed":{"date-parts":[["2023",12,22]]},"issued":{"date-parts":[["1987",6,9]]},"citation-key":"rubinMultipleImputationNonresponse1987"}}],"schema":"https://github.com/citation-style-language/schema/raw/master/csl-citation.json"} </w:instrText>
      </w:r>
      <w:r w:rsidR="00A0375A">
        <w:rPr>
          <w:sz w:val="24"/>
          <w:szCs w:val="24"/>
        </w:rPr>
        <w:fldChar w:fldCharType="separate"/>
      </w:r>
      <w:r w:rsidR="00016B19" w:rsidRPr="00016B19">
        <w:rPr>
          <w:sz w:val="24"/>
        </w:rPr>
        <w:t>(</w:t>
      </w:r>
      <w:r w:rsidR="00016B19" w:rsidRPr="00016B19">
        <w:rPr>
          <w:i/>
          <w:iCs/>
          <w:sz w:val="24"/>
        </w:rPr>
        <w:t>56</w:t>
      </w:r>
      <w:r w:rsidR="00016B19" w:rsidRPr="00016B19">
        <w:rPr>
          <w:sz w:val="24"/>
        </w:rPr>
        <w:t>)</w:t>
      </w:r>
      <w:r w:rsidR="00A0375A">
        <w:rPr>
          <w:sz w:val="24"/>
          <w:szCs w:val="24"/>
        </w:rPr>
        <w:fldChar w:fldCharType="end"/>
      </w:r>
      <w:r w:rsidR="001C5941" w:rsidRPr="00AE6B91">
        <w:rPr>
          <w:sz w:val="24"/>
          <w:szCs w:val="24"/>
        </w:rPr>
        <w:t xml:space="preserve">. </w:t>
      </w:r>
      <w:commentRangeStart w:id="50"/>
      <w:ins w:id="51" w:author="Charles Lanfear" w:date="2024-08-05T16:23:00Z" w16du:dateUtc="2024-08-05T23:23:00Z">
        <w:r w:rsidR="00B921A3">
          <w:rPr>
            <w:sz w:val="24"/>
            <w:szCs w:val="24"/>
          </w:rPr>
          <w:t>Variation</w:t>
        </w:r>
      </w:ins>
      <w:commentRangeEnd w:id="50"/>
      <w:r w:rsidR="001363BD">
        <w:rPr>
          <w:rStyle w:val="CommentReference"/>
          <w:rFonts w:eastAsia="Times New Roman"/>
        </w:rPr>
        <w:commentReference w:id="50"/>
      </w:r>
      <w:ins w:id="52" w:author="Charles Lanfear" w:date="2024-08-05T16:23:00Z" w16du:dateUtc="2024-08-05T23:23:00Z">
        <w:r w:rsidR="00B921A3">
          <w:rPr>
            <w:sz w:val="24"/>
            <w:szCs w:val="24"/>
          </w:rPr>
          <w:t xml:space="preserve"> in imputed exposure and carry onset times produces small variations in model sample sizes. For example, a case could be dropped from the 15 to 21 onset model if the imputed age of onset is younger than 15. This results in sample sizes that vary from 1423 to 1439 for exposure 15 to 21 and from 607 to 609 for exposure 21 to 27 and 27 to 34. Median sample sizes are reported in Fig. 5. </w:t>
        </w:r>
      </w:ins>
      <w:r w:rsidR="001C5941" w:rsidRPr="00AE6B91">
        <w:rPr>
          <w:sz w:val="24"/>
          <w:szCs w:val="24"/>
        </w:rPr>
        <w:t>Results are indistinguishable when excluding the neighborhood covariates or using listwise deletion on the small number of cases with missing individual-level covariates. Full parameter estimates from these models are displayed in</w:t>
      </w:r>
      <w:r w:rsidR="002F1FCB">
        <w:rPr>
          <w:sz w:val="24"/>
          <w:szCs w:val="24"/>
        </w:rPr>
        <w:t xml:space="preserve"> the supplementary file</w:t>
      </w:r>
      <w:r w:rsidR="001C5941" w:rsidRPr="00AE6B91">
        <w:rPr>
          <w:sz w:val="24"/>
          <w:szCs w:val="24"/>
        </w:rPr>
        <w:t xml:space="preserve"> </w:t>
      </w:r>
      <w:r w:rsidR="002F1FCB">
        <w:rPr>
          <w:sz w:val="24"/>
          <w:szCs w:val="24"/>
        </w:rPr>
        <w:t>(</w:t>
      </w:r>
      <w:r w:rsidR="001C5941" w:rsidRPr="00AE6B91">
        <w:rPr>
          <w:sz w:val="24"/>
          <w:szCs w:val="24"/>
        </w:rPr>
        <w:t xml:space="preserve">Fig. </w:t>
      </w:r>
      <w:r w:rsidR="00B921A3" w:rsidRPr="00AE6B91">
        <w:rPr>
          <w:sz w:val="24"/>
          <w:szCs w:val="24"/>
        </w:rPr>
        <w:t>S</w:t>
      </w:r>
      <w:r w:rsidR="00B921A3">
        <w:rPr>
          <w:sz w:val="24"/>
          <w:szCs w:val="24"/>
        </w:rPr>
        <w:t>3</w:t>
      </w:r>
      <w:r w:rsidR="00E246AB">
        <w:rPr>
          <w:sz w:val="24"/>
          <w:szCs w:val="24"/>
        </w:rPr>
        <w:t>)</w:t>
      </w:r>
      <w:r w:rsidR="00E246AB" w:rsidRPr="00AE6B91">
        <w:rPr>
          <w:sz w:val="24"/>
          <w:szCs w:val="24"/>
        </w:rPr>
        <w:t>.</w:t>
      </w:r>
    </w:p>
    <w:p w14:paraId="7CC1AF15" w14:textId="558B063A" w:rsidR="00A16C38" w:rsidRDefault="00916AC1" w:rsidP="006B1ACB">
      <w:pPr>
        <w:spacing w:before="100" w:beforeAutospacing="1" w:after="100" w:afterAutospacing="1"/>
        <w:ind w:left="720"/>
        <w:rPr>
          <w:rFonts w:eastAsia="Times New Roman"/>
          <w:sz w:val="24"/>
          <w:szCs w:val="24"/>
        </w:rPr>
      </w:pPr>
      <w:r w:rsidRPr="00916AC1">
        <w:rPr>
          <w:rFonts w:eastAsia="Times New Roman"/>
          <w:sz w:val="24"/>
          <w:szCs w:val="24"/>
        </w:rPr>
        <w:t xml:space="preserve">Estimates in all analyses were weighted for </w:t>
      </w:r>
      <w:r w:rsidR="0054701B">
        <w:rPr>
          <w:rFonts w:eastAsia="Times New Roman"/>
          <w:sz w:val="24"/>
          <w:szCs w:val="24"/>
        </w:rPr>
        <w:t xml:space="preserve">features of the </w:t>
      </w:r>
      <w:r w:rsidRPr="00916AC1">
        <w:rPr>
          <w:rFonts w:eastAsia="Times New Roman"/>
          <w:sz w:val="24"/>
          <w:szCs w:val="24"/>
        </w:rPr>
        <w:t xml:space="preserve">survey design and attrition to permit making inferences back to the population of Chicago’s children in the mid-1990s from which the sample was drawn. </w:t>
      </w:r>
      <w:r w:rsidR="0054701B">
        <w:rPr>
          <w:rFonts w:eastAsia="Times New Roman"/>
          <w:sz w:val="24"/>
          <w:szCs w:val="24"/>
        </w:rPr>
        <w:t xml:space="preserve">The survey design weights account for the stratified random sampling design at baseline. </w:t>
      </w:r>
      <w:r w:rsidR="004F32CE">
        <w:rPr>
          <w:rFonts w:eastAsia="Times New Roman"/>
          <w:sz w:val="24"/>
          <w:szCs w:val="24"/>
        </w:rPr>
        <w:t>At</w:t>
      </w:r>
      <w:r w:rsidR="00A155C9">
        <w:rPr>
          <w:rFonts w:eastAsia="Times New Roman"/>
          <w:sz w:val="24"/>
          <w:szCs w:val="24"/>
        </w:rPr>
        <w:t>t</w:t>
      </w:r>
      <w:r w:rsidR="004F32CE">
        <w:rPr>
          <w:rFonts w:eastAsia="Times New Roman"/>
          <w:sz w:val="24"/>
          <w:szCs w:val="24"/>
        </w:rPr>
        <w:t>r</w:t>
      </w:r>
      <w:r w:rsidR="00B67D4A">
        <w:rPr>
          <w:rFonts w:eastAsia="Times New Roman"/>
          <w:sz w:val="24"/>
          <w:szCs w:val="24"/>
        </w:rPr>
        <w:t>i</w:t>
      </w:r>
      <w:r w:rsidR="004F32CE">
        <w:rPr>
          <w:rFonts w:eastAsia="Times New Roman"/>
          <w:sz w:val="24"/>
          <w:szCs w:val="24"/>
        </w:rPr>
        <w:t xml:space="preserve">tion weights were </w:t>
      </w:r>
      <w:r w:rsidR="004671BF">
        <w:rPr>
          <w:rFonts w:eastAsia="Times New Roman"/>
          <w:sz w:val="24"/>
          <w:szCs w:val="24"/>
        </w:rPr>
        <w:t xml:space="preserve">estimated using logistic regression </w:t>
      </w:r>
      <w:r w:rsidR="000A5FC4">
        <w:rPr>
          <w:rFonts w:eastAsia="Times New Roman"/>
          <w:sz w:val="24"/>
          <w:szCs w:val="24"/>
        </w:rPr>
        <w:t xml:space="preserve">with </w:t>
      </w:r>
      <w:r w:rsidR="004F32CE">
        <w:rPr>
          <w:rFonts w:eastAsia="Times New Roman"/>
          <w:sz w:val="24"/>
          <w:szCs w:val="24"/>
        </w:rPr>
        <w:t>a broad set of individual, family, and neighborhood covariates</w:t>
      </w:r>
      <w:r w:rsidR="005D7A78">
        <w:rPr>
          <w:rFonts w:eastAsia="Times New Roman"/>
          <w:sz w:val="24"/>
          <w:szCs w:val="24"/>
        </w:rPr>
        <w:t>, including the following:</w:t>
      </w:r>
      <w:r w:rsidR="00625A41">
        <w:rPr>
          <w:rFonts w:eastAsia="Times New Roman"/>
          <w:sz w:val="24"/>
          <w:szCs w:val="24"/>
        </w:rPr>
        <w:t xml:space="preserve"> </w:t>
      </w:r>
      <w:r w:rsidR="00C95C6E" w:rsidRPr="0045356B">
        <w:rPr>
          <w:rFonts w:eastAsia="Times New Roman"/>
          <w:sz w:val="24"/>
          <w:szCs w:val="24"/>
        </w:rPr>
        <w:t xml:space="preserve">the </w:t>
      </w:r>
      <w:r w:rsidR="00C95C6E">
        <w:rPr>
          <w:rFonts w:eastAsia="Times New Roman"/>
          <w:sz w:val="24"/>
          <w:szCs w:val="24"/>
        </w:rPr>
        <w:t>respondent</w:t>
      </w:r>
      <w:r w:rsidR="00C95C6E" w:rsidRPr="0045356B">
        <w:rPr>
          <w:rFonts w:eastAsia="Times New Roman"/>
          <w:sz w:val="24"/>
          <w:szCs w:val="24"/>
        </w:rPr>
        <w:t xml:space="preserve">’s </w:t>
      </w:r>
      <w:r w:rsidR="00C95C6E">
        <w:rPr>
          <w:rFonts w:eastAsia="Times New Roman"/>
          <w:sz w:val="24"/>
          <w:szCs w:val="24"/>
        </w:rPr>
        <w:t>sex</w:t>
      </w:r>
      <w:r w:rsidR="00C95C6E" w:rsidRPr="0045356B">
        <w:rPr>
          <w:rFonts w:eastAsia="Times New Roman"/>
          <w:sz w:val="24"/>
          <w:szCs w:val="24"/>
        </w:rPr>
        <w:t xml:space="preserve">, race/ethnicity, </w:t>
      </w:r>
      <w:r w:rsidR="000728FE">
        <w:rPr>
          <w:rFonts w:eastAsia="Times New Roman"/>
          <w:sz w:val="24"/>
          <w:szCs w:val="24"/>
        </w:rPr>
        <w:t xml:space="preserve">cohort, </w:t>
      </w:r>
      <w:r w:rsidR="00C95C6E" w:rsidRPr="0045356B">
        <w:rPr>
          <w:rFonts w:eastAsia="Times New Roman"/>
          <w:sz w:val="24"/>
          <w:szCs w:val="24"/>
        </w:rPr>
        <w:t>age</w:t>
      </w:r>
      <w:r w:rsidR="007C5208">
        <w:rPr>
          <w:rFonts w:eastAsia="Times New Roman"/>
          <w:sz w:val="24"/>
          <w:szCs w:val="24"/>
        </w:rPr>
        <w:t xml:space="preserve"> at last survey</w:t>
      </w:r>
      <w:r w:rsidR="00C95C6E">
        <w:rPr>
          <w:rFonts w:eastAsia="Times New Roman"/>
          <w:sz w:val="24"/>
          <w:szCs w:val="24"/>
        </w:rPr>
        <w:t>, and number of arrests in official records</w:t>
      </w:r>
      <w:r w:rsidR="00C95C6E" w:rsidRPr="0045356B">
        <w:rPr>
          <w:rFonts w:eastAsia="Times New Roman"/>
          <w:sz w:val="24"/>
          <w:szCs w:val="24"/>
        </w:rPr>
        <w:t>;</w:t>
      </w:r>
      <w:r w:rsidR="00C95C6E" w:rsidRPr="00C95C6E">
        <w:rPr>
          <w:rFonts w:eastAsia="Times New Roman"/>
          <w:sz w:val="24"/>
          <w:szCs w:val="24"/>
        </w:rPr>
        <w:t xml:space="preserve"> </w:t>
      </w:r>
      <w:r w:rsidR="00C95C6E" w:rsidRPr="0045356B">
        <w:rPr>
          <w:rFonts w:eastAsia="Times New Roman"/>
          <w:sz w:val="24"/>
          <w:szCs w:val="24"/>
        </w:rPr>
        <w:t>the</w:t>
      </w:r>
      <w:r w:rsidR="00C95C6E">
        <w:rPr>
          <w:rFonts w:eastAsia="Times New Roman"/>
          <w:sz w:val="24"/>
          <w:szCs w:val="24"/>
        </w:rPr>
        <w:t>ir</w:t>
      </w:r>
      <w:r w:rsidR="00C95C6E" w:rsidRPr="0045356B">
        <w:rPr>
          <w:rFonts w:eastAsia="Times New Roman"/>
          <w:sz w:val="24"/>
          <w:szCs w:val="24"/>
        </w:rPr>
        <w:t xml:space="preserve"> primary caregiver’s </w:t>
      </w:r>
      <w:r w:rsidR="007C5208">
        <w:rPr>
          <w:rFonts w:eastAsia="Times New Roman"/>
          <w:sz w:val="24"/>
          <w:szCs w:val="24"/>
        </w:rPr>
        <w:t>sex</w:t>
      </w:r>
      <w:r w:rsidR="00C95C6E" w:rsidRPr="0045356B">
        <w:rPr>
          <w:rFonts w:eastAsia="Times New Roman"/>
          <w:sz w:val="24"/>
          <w:szCs w:val="24"/>
        </w:rPr>
        <w:t xml:space="preserve">, immigrant generation, age, </w:t>
      </w:r>
      <w:r w:rsidR="00C95C6E">
        <w:rPr>
          <w:rFonts w:eastAsia="Times New Roman"/>
          <w:sz w:val="24"/>
          <w:szCs w:val="24"/>
        </w:rPr>
        <w:t>household</w:t>
      </w:r>
      <w:r w:rsidR="00C95C6E" w:rsidRPr="0045356B">
        <w:rPr>
          <w:rFonts w:eastAsia="Times New Roman"/>
          <w:sz w:val="24"/>
          <w:szCs w:val="24"/>
        </w:rPr>
        <w:t xml:space="preserve"> </w:t>
      </w:r>
      <w:r w:rsidR="003022BC">
        <w:rPr>
          <w:rFonts w:eastAsia="Times New Roman"/>
          <w:sz w:val="24"/>
          <w:szCs w:val="24"/>
        </w:rPr>
        <w:t>SES</w:t>
      </w:r>
      <w:r w:rsidR="00C95C6E" w:rsidRPr="0045356B">
        <w:rPr>
          <w:rFonts w:eastAsia="Times New Roman"/>
          <w:sz w:val="24"/>
          <w:szCs w:val="24"/>
        </w:rPr>
        <w:t>, household size, marital status, and social ties;</w:t>
      </w:r>
      <w:r w:rsidR="00C95C6E">
        <w:rPr>
          <w:rFonts w:eastAsia="Times New Roman"/>
          <w:sz w:val="24"/>
          <w:szCs w:val="24"/>
        </w:rPr>
        <w:t xml:space="preserve"> </w:t>
      </w:r>
      <w:r w:rsidR="00C95C6E" w:rsidRPr="0045356B">
        <w:rPr>
          <w:rFonts w:eastAsia="Times New Roman"/>
          <w:sz w:val="24"/>
          <w:szCs w:val="24"/>
        </w:rPr>
        <w:t>and characteristics</w:t>
      </w:r>
      <w:r w:rsidR="006B1ACB">
        <w:rPr>
          <w:rFonts w:eastAsia="Times New Roman"/>
          <w:sz w:val="24"/>
          <w:szCs w:val="24"/>
        </w:rPr>
        <w:t xml:space="preserve"> of the respondent’s neighborhood</w:t>
      </w:r>
      <w:r w:rsidR="00903D79">
        <w:rPr>
          <w:rFonts w:eastAsia="Times New Roman"/>
          <w:sz w:val="24"/>
          <w:szCs w:val="24"/>
        </w:rPr>
        <w:t xml:space="preserve"> during the prior wave</w:t>
      </w:r>
      <w:r w:rsidR="00C95C6E" w:rsidRPr="0045356B">
        <w:rPr>
          <w:rFonts w:eastAsia="Times New Roman"/>
          <w:sz w:val="24"/>
          <w:szCs w:val="24"/>
        </w:rPr>
        <w:t>, including racial and socioeconomic composition</w:t>
      </w:r>
      <w:r w:rsidR="0009021B">
        <w:rPr>
          <w:rFonts w:eastAsia="Times New Roman"/>
          <w:sz w:val="24"/>
          <w:szCs w:val="24"/>
        </w:rPr>
        <w:t xml:space="preserve"> [see also p. 523 in </w:t>
      </w:r>
      <w:r w:rsidR="0009021B">
        <w:rPr>
          <w:rFonts w:eastAsia="Times New Roman"/>
          <w:sz w:val="24"/>
          <w:szCs w:val="24"/>
        </w:rPr>
        <w:fldChar w:fldCharType="begin"/>
      </w:r>
      <w:r w:rsidR="00131E91">
        <w:rPr>
          <w:rFonts w:eastAsia="Times New Roman"/>
          <w:sz w:val="24"/>
          <w:szCs w:val="24"/>
        </w:rPr>
        <w:instrText xml:space="preserve"> ADDIN ZOTERO_ITEM CSL_CITATION {"citationID":"jTnKUd1W","properties":{"formattedCitation":"({\\i{}33})","plainCitation":"(33)","noteIndex":0},"citationItems":[{"id":1162,"uris":["http://zotero.org/users/2376427/items/25VRTYFG"],"itemData":{"id":1162,"type":"article-journal","abstract":"Abstract\n            The Project on Human Development in Chicago Neighborhoods (PHDCN) began in the mid-1990s, using an accelerated longitudinal design and drawing a representative sample of over 6200 children from a total of seven birth cohorts (ages 0 to 18) living in Chicago. Participants were followed for a second and third wave of data collection ending in 1998 and 2002, respectively. Independent surveys and observations on Chicago neighborhoods were also conducted. In 2012, a random subsample from cohorts 0, 9, 12, and 15 was selected for further follow-up, resulting in 1057 wave 4 interviews. In 2021, a fifth wave was launched to locate and survey wave 4 respondents, resulting in 682 responses. The extension to waves 4 and 5, termed the PHDCN+, is the main focus of this cohort profile. Survey data were collected from many domains including, but not limited to, family relationships, exposure to violence and guns, neighborhood context, self-reported crime, encounters with the police, attitudes toward the law, health, and civic engagement. In addition, official criminal records were collected for 1995–2020. The resulting PHDCN+ data includes five waves of comprehensive survey data, residential histories, neighborhood contextual data, and criminal histories extending over 25 years for four cohorts differing in age by up to 15 years. The research design, measures, key findings from the cohort sequential design, and data access opportunities are discussed.","container-title":"Journal of Developmental and Life-Course Criminology","DOI":"10.1007/s40865-022-00203-0","ISSN":"2199-4641, 2199-465X","issue":"3","journalAbbreviation":"J Dev Life Course Criminology","language":"en","page":"516-532","source":"DOI.org (Crossref)","title":"Cohort profile: Project on Human Development in Chicago Neighborhoods and its additions (PHDCN+)","title-short":"Cohort Profile","volume":"8","author":[{"family":"Sampson","given":"Robert J."},{"family":"Kirk","given":"David S."},{"family":"Bucci","given":"Rebecca"}],"issued":{"date-parts":[["2022",9]]},"citation-key":"sampsonCohortProfileProject2022"}}],"schema":"https://github.com/citation-style-language/schema/raw/master/csl-citation.json"} </w:instrText>
      </w:r>
      <w:r w:rsidR="0009021B">
        <w:rPr>
          <w:rFonts w:eastAsia="Times New Roman"/>
          <w:sz w:val="24"/>
          <w:szCs w:val="24"/>
        </w:rPr>
        <w:fldChar w:fldCharType="separate"/>
      </w:r>
      <w:r w:rsidR="00131E91" w:rsidRPr="00131E91">
        <w:rPr>
          <w:sz w:val="24"/>
        </w:rPr>
        <w:t>(</w:t>
      </w:r>
      <w:r w:rsidR="00131E91" w:rsidRPr="00131E91">
        <w:rPr>
          <w:i/>
          <w:iCs/>
          <w:sz w:val="24"/>
        </w:rPr>
        <w:t>33</w:t>
      </w:r>
      <w:r w:rsidR="00131E91" w:rsidRPr="00131E91">
        <w:rPr>
          <w:sz w:val="24"/>
        </w:rPr>
        <w:t>)</w:t>
      </w:r>
      <w:r w:rsidR="0009021B">
        <w:rPr>
          <w:rFonts w:eastAsia="Times New Roman"/>
          <w:sz w:val="24"/>
          <w:szCs w:val="24"/>
        </w:rPr>
        <w:fldChar w:fldCharType="end"/>
      </w:r>
      <w:r w:rsidR="0009021B">
        <w:rPr>
          <w:rFonts w:eastAsia="Times New Roman"/>
          <w:sz w:val="24"/>
          <w:szCs w:val="24"/>
        </w:rPr>
        <w:t>]</w:t>
      </w:r>
      <w:r w:rsidR="006B1ACB">
        <w:rPr>
          <w:rFonts w:eastAsia="Times New Roman"/>
          <w:sz w:val="24"/>
          <w:szCs w:val="24"/>
        </w:rPr>
        <w:t xml:space="preserve">. </w:t>
      </w:r>
      <w:r w:rsidR="00AB5AE3">
        <w:rPr>
          <w:rFonts w:eastAsia="Times New Roman"/>
          <w:sz w:val="24"/>
          <w:szCs w:val="24"/>
        </w:rPr>
        <w:t>A</w:t>
      </w:r>
      <w:r w:rsidR="006B1ACB" w:rsidRPr="0045356B">
        <w:rPr>
          <w:rFonts w:eastAsia="Times New Roman"/>
          <w:sz w:val="24"/>
          <w:szCs w:val="24"/>
        </w:rPr>
        <w:t>ttrition weights for each wave were calculated by taking the inverse of each subject’s probability of response and standardizing these values by dividing by the mean</w:t>
      </w:r>
      <w:r w:rsidR="004F32CE">
        <w:rPr>
          <w:rFonts w:eastAsia="Times New Roman"/>
          <w:sz w:val="24"/>
          <w:szCs w:val="24"/>
        </w:rPr>
        <w:t xml:space="preserve">. </w:t>
      </w:r>
      <w:r w:rsidR="0054701B">
        <w:rPr>
          <w:rFonts w:eastAsia="Times New Roman"/>
          <w:sz w:val="24"/>
          <w:szCs w:val="24"/>
        </w:rPr>
        <w:t>To produce the final analysis weights, the design and attrition w</w:t>
      </w:r>
      <w:r w:rsidRPr="00916AC1">
        <w:rPr>
          <w:rFonts w:eastAsia="Times New Roman"/>
          <w:sz w:val="24"/>
          <w:szCs w:val="24"/>
        </w:rPr>
        <w:t>eights were</w:t>
      </w:r>
      <w:r w:rsidR="0054701B">
        <w:rPr>
          <w:rFonts w:eastAsia="Times New Roman"/>
          <w:sz w:val="24"/>
          <w:szCs w:val="24"/>
        </w:rPr>
        <w:t xml:space="preserve"> then combined and</w:t>
      </w:r>
      <w:r w:rsidRPr="00916AC1">
        <w:rPr>
          <w:rFonts w:eastAsia="Times New Roman"/>
          <w:sz w:val="24"/>
          <w:szCs w:val="24"/>
        </w:rPr>
        <w:t xml:space="preserve"> trimmed to the central 90% to reduce the influence of extreme weights. The interpretations of our results (e.g., proportional inequalities) are unchanged when using unweighted estimates</w:t>
      </w:r>
      <w:r w:rsidR="00601E48">
        <w:rPr>
          <w:rFonts w:eastAsia="Times New Roman"/>
          <w:sz w:val="24"/>
          <w:szCs w:val="24"/>
        </w:rPr>
        <w:t xml:space="preserve"> or limiting our analyses only to the 642 respondents from wave 5</w:t>
      </w:r>
      <w:r w:rsidRPr="00916AC1">
        <w:rPr>
          <w:rFonts w:eastAsia="Times New Roman"/>
          <w:sz w:val="24"/>
          <w:szCs w:val="24"/>
        </w:rPr>
        <w:t xml:space="preserve">. </w:t>
      </w:r>
    </w:p>
    <w:p w14:paraId="61687AD7" w14:textId="77777777" w:rsidR="008573F1" w:rsidRPr="00384200" w:rsidRDefault="008573F1" w:rsidP="00AC2069">
      <w:pPr>
        <w:pStyle w:val="Paragraph"/>
        <w:spacing w:before="0"/>
        <w:ind w:firstLine="0"/>
      </w:pPr>
    </w:p>
    <w:p w14:paraId="62ECB93F" w14:textId="54CC81DF" w:rsidR="004037D1" w:rsidRDefault="007E1FBC" w:rsidP="00AE6B91">
      <w:pPr>
        <w:pStyle w:val="Refhead"/>
        <w:spacing w:before="0" w:after="0"/>
      </w:pPr>
      <w:r>
        <w:t>References</w:t>
      </w:r>
    </w:p>
    <w:p w14:paraId="2FE249F3" w14:textId="77777777" w:rsidR="00CB5C5B" w:rsidRDefault="00CB5C5B" w:rsidP="00AE6B91">
      <w:pPr>
        <w:pStyle w:val="Refhead"/>
        <w:spacing w:before="0" w:after="0"/>
      </w:pPr>
    </w:p>
    <w:p w14:paraId="298BC046" w14:textId="77777777" w:rsidR="00131E91" w:rsidRDefault="00142025" w:rsidP="00131E91">
      <w:pPr>
        <w:pStyle w:val="Bibliography"/>
      </w:pPr>
      <w:r>
        <w:fldChar w:fldCharType="begin"/>
      </w:r>
      <w:r w:rsidR="006157EE">
        <w:instrText xml:space="preserve"> ADDIN ZOTERO_BIBL {"uncited":[],"omitted":[],"custom":[]} CSL_BIBLIOGRAPHY </w:instrText>
      </w:r>
      <w:r>
        <w:fldChar w:fldCharType="separate"/>
      </w:r>
      <w:r w:rsidR="00131E91">
        <w:t xml:space="preserve">1. </w:t>
      </w:r>
      <w:r w:rsidR="00131E91">
        <w:tab/>
        <w:t>J. Kaplan, Jacob Kaplan’s concatenated files: Uniform Crime Reporting (UCR) program data: Supplementary Homicide Reports (SHR), 1976-2021, version v12, ICPSR - Interuniversity Consortium for Political and Social Research (2023); https://doi.org/10.3886/E100699V12.</w:t>
      </w:r>
    </w:p>
    <w:p w14:paraId="715C0A01" w14:textId="77777777" w:rsidR="00131E91" w:rsidRDefault="00131E91" w:rsidP="00131E91">
      <w:pPr>
        <w:pStyle w:val="Bibliography"/>
      </w:pPr>
      <w:r>
        <w:t xml:space="preserve">2. </w:t>
      </w:r>
      <w:r>
        <w:tab/>
        <w:t xml:space="preserve">S. N. Oliphant, C. A. Mouch, A. Rowhani-Rahbar, S. Hargarten, J. Jay, D. Hemenway, M. Zimmerman, P. M. Carter, for the FACTS Consortium, A scoping review of patterns, motives, and risk and protective factors for adolescent firearm carriage. </w:t>
      </w:r>
      <w:r>
        <w:rPr>
          <w:i/>
          <w:iCs/>
        </w:rPr>
        <w:t>J. Behav. Med.</w:t>
      </w:r>
      <w:r>
        <w:t xml:space="preserve"> </w:t>
      </w:r>
      <w:r>
        <w:rPr>
          <w:b/>
          <w:bCs/>
        </w:rPr>
        <w:t>42</w:t>
      </w:r>
      <w:r>
        <w:t>, 763–810 (2019).</w:t>
      </w:r>
    </w:p>
    <w:p w14:paraId="72F8BAA0" w14:textId="77777777" w:rsidR="00131E91" w:rsidRDefault="00131E91" w:rsidP="00131E91">
      <w:pPr>
        <w:pStyle w:val="Bibliography"/>
      </w:pPr>
      <w:r>
        <w:t xml:space="preserve">3. </w:t>
      </w:r>
      <w:r>
        <w:tab/>
        <w:t xml:space="preserve">M. L. Doucette, A. D. McCourt, C. K. Crifasi, D. W. Webster, Impact of changes to concealed-carry weapons laws on fatal and nonfatal violent crime, 1980–2019. </w:t>
      </w:r>
      <w:r>
        <w:rPr>
          <w:i/>
          <w:iCs/>
        </w:rPr>
        <w:t>Am. J. Epidemiol.</w:t>
      </w:r>
      <w:r>
        <w:t xml:space="preserve"> </w:t>
      </w:r>
      <w:r>
        <w:rPr>
          <w:b/>
          <w:bCs/>
        </w:rPr>
        <w:t>192</w:t>
      </w:r>
      <w:r>
        <w:t>, 342–355 (2023).</w:t>
      </w:r>
    </w:p>
    <w:p w14:paraId="4B1C8C7A" w14:textId="77777777" w:rsidR="00131E91" w:rsidRDefault="00131E91" w:rsidP="00131E91">
      <w:pPr>
        <w:pStyle w:val="Bibliography"/>
      </w:pPr>
      <w:r>
        <w:t xml:space="preserve">4. </w:t>
      </w:r>
      <w:r>
        <w:tab/>
        <w:t>J. Mascia, C. Brownlee, “How many guns are circulating in the US?” (The Trace, 2023); https://www.thetrace.org/2023/03/guns-america-data-atf-total/.</w:t>
      </w:r>
    </w:p>
    <w:p w14:paraId="21460402" w14:textId="77777777" w:rsidR="00131E91" w:rsidRDefault="00131E91" w:rsidP="00131E91">
      <w:pPr>
        <w:pStyle w:val="Bibliography"/>
      </w:pPr>
      <w:r>
        <w:t xml:space="preserve">5. </w:t>
      </w:r>
      <w:r>
        <w:tab/>
        <w:t xml:space="preserve">B. J. Lang, M. Lang, Pandemics, protests, and firearms. </w:t>
      </w:r>
      <w:r>
        <w:rPr>
          <w:i/>
          <w:iCs/>
        </w:rPr>
        <w:t>Am. J. Health Econ.</w:t>
      </w:r>
      <w:r>
        <w:t xml:space="preserve"> </w:t>
      </w:r>
      <w:r>
        <w:rPr>
          <w:b/>
          <w:bCs/>
        </w:rPr>
        <w:t>7</w:t>
      </w:r>
      <w:r>
        <w:t>, 131–163 (2021).</w:t>
      </w:r>
    </w:p>
    <w:p w14:paraId="1614727B" w14:textId="77777777" w:rsidR="00131E91" w:rsidRDefault="00131E91" w:rsidP="00131E91">
      <w:pPr>
        <w:pStyle w:val="Bibliography"/>
      </w:pPr>
      <w:r>
        <w:t xml:space="preserve">6. </w:t>
      </w:r>
      <w:r>
        <w:tab/>
        <w:t xml:space="preserve">M. Miller, W. Zhang, D. Azrael, Firearm purchasing during the COVID-19 pandemic: Results from the 2021 National Firearms Survey. </w:t>
      </w:r>
      <w:r>
        <w:rPr>
          <w:i/>
          <w:iCs/>
        </w:rPr>
        <w:t>Ann. Intern. Med.</w:t>
      </w:r>
      <w:r>
        <w:t xml:space="preserve"> </w:t>
      </w:r>
      <w:r>
        <w:rPr>
          <w:b/>
          <w:bCs/>
        </w:rPr>
        <w:t>175</w:t>
      </w:r>
      <w:r>
        <w:t>, 219–225 (2022).</w:t>
      </w:r>
    </w:p>
    <w:p w14:paraId="2978A38A" w14:textId="77777777" w:rsidR="00131E91" w:rsidRDefault="00131E91" w:rsidP="00131E91">
      <w:pPr>
        <w:pStyle w:val="Bibliography"/>
      </w:pPr>
      <w:r>
        <w:t xml:space="preserve">7. </w:t>
      </w:r>
      <w:r>
        <w:tab/>
        <w:t>Federal Bureau of Investigation, “NICS Firearm Checks: Month/Year” (File, 2023); https://www.fbi.gov/file-repository/nics_firearm_checks_-_month_year.pdf/view.</w:t>
      </w:r>
    </w:p>
    <w:p w14:paraId="1426AA38" w14:textId="77777777" w:rsidR="00131E91" w:rsidRDefault="00131E91" w:rsidP="00131E91">
      <w:pPr>
        <w:pStyle w:val="Bibliography"/>
      </w:pPr>
      <w:r>
        <w:t xml:space="preserve">8. </w:t>
      </w:r>
      <w:r>
        <w:tab/>
        <w:t>U.S. Bureau of Alcohol, Tobacco, Firearms, and Explosives, “National Firearms Commerce and Trafficking Assessment (NFCTA): Crime Guns - Volume Two” (2023); https://www.atf.gov/firearms/national-firearms-commerce-and-trafficking-assessment-nfcta-crime-guns-volume-two.</w:t>
      </w:r>
    </w:p>
    <w:p w14:paraId="2A5CEBF4" w14:textId="77777777" w:rsidR="00131E91" w:rsidRDefault="00131E91" w:rsidP="00131E91">
      <w:pPr>
        <w:pStyle w:val="Bibliography"/>
      </w:pPr>
      <w:r>
        <w:t xml:space="preserve">9. </w:t>
      </w:r>
      <w:r>
        <w:tab/>
        <w:t xml:space="preserve">G. H. Elder, Age Differentiation and the Life Course. </w:t>
      </w:r>
      <w:r>
        <w:rPr>
          <w:i/>
          <w:iCs/>
        </w:rPr>
        <w:t>Annu. Rev. Sociol.</w:t>
      </w:r>
      <w:r>
        <w:t xml:space="preserve"> </w:t>
      </w:r>
      <w:r>
        <w:rPr>
          <w:b/>
          <w:bCs/>
        </w:rPr>
        <w:t>1</w:t>
      </w:r>
      <w:r>
        <w:t>, 165–190 (1975).</w:t>
      </w:r>
    </w:p>
    <w:p w14:paraId="49D4BFAA" w14:textId="77777777" w:rsidR="00131E91" w:rsidRDefault="00131E91" w:rsidP="00131E91">
      <w:pPr>
        <w:pStyle w:val="Bibliography"/>
      </w:pPr>
      <w:r>
        <w:t xml:space="preserve">10. </w:t>
      </w:r>
      <w:r>
        <w:tab/>
        <w:t xml:space="preserve">J. Carlson, </w:t>
      </w:r>
      <w:r>
        <w:rPr>
          <w:i/>
          <w:iCs/>
        </w:rPr>
        <w:t>Citizen-Protectors: The Everyday Politics of Guns in an Age of Decline</w:t>
      </w:r>
      <w:r>
        <w:t xml:space="preserve"> (Oxford University Press, New York, NY, 2015).</w:t>
      </w:r>
    </w:p>
    <w:p w14:paraId="01C9B64D" w14:textId="77777777" w:rsidR="00131E91" w:rsidRDefault="00131E91" w:rsidP="00131E91">
      <w:pPr>
        <w:pStyle w:val="Bibliography"/>
      </w:pPr>
      <w:r>
        <w:t xml:space="preserve">11. </w:t>
      </w:r>
      <w:r>
        <w:tab/>
        <w:t xml:space="preserve">A. Stroud, </w:t>
      </w:r>
      <w:r>
        <w:rPr>
          <w:i/>
          <w:iCs/>
        </w:rPr>
        <w:t>Good Guys with Guns: The Appeal and Consequences of Concealed Carry</w:t>
      </w:r>
      <w:r>
        <w:t xml:space="preserve"> (University of North Carolina press, Chapel Hill, 2016).</w:t>
      </w:r>
    </w:p>
    <w:p w14:paraId="32635DC6" w14:textId="77777777" w:rsidR="00131E91" w:rsidRDefault="00131E91" w:rsidP="00131E91">
      <w:pPr>
        <w:pStyle w:val="Bibliography"/>
      </w:pPr>
      <w:r>
        <w:t xml:space="preserve">12. </w:t>
      </w:r>
      <w:r>
        <w:tab/>
        <w:t xml:space="preserve">B. E. Molnar, M. J. Miller, D. Azrael, S. L. Buka, Neighborhood predictors of concealed firearm carrying among children and adolescents: Results from the Project on Human Development in Chicago Neighborhoods. </w:t>
      </w:r>
      <w:r>
        <w:rPr>
          <w:i/>
          <w:iCs/>
        </w:rPr>
        <w:t>Arch. Pediatr. Adolesc. Med.</w:t>
      </w:r>
      <w:r>
        <w:t xml:space="preserve"> </w:t>
      </w:r>
      <w:r>
        <w:rPr>
          <w:b/>
          <w:bCs/>
        </w:rPr>
        <w:t>158</w:t>
      </w:r>
      <w:r>
        <w:t>, 657 (2004).</w:t>
      </w:r>
    </w:p>
    <w:p w14:paraId="29113872" w14:textId="77777777" w:rsidR="00131E91" w:rsidRDefault="00131E91" w:rsidP="00131E91">
      <w:pPr>
        <w:pStyle w:val="Bibliography"/>
      </w:pPr>
      <w:r>
        <w:t xml:space="preserve">13. </w:t>
      </w:r>
      <w:r>
        <w:tab/>
        <w:t xml:space="preserve">R. Neil, R. J. Sampson, The birth lottery of history: Arrest over the life course of multiple cohorts coming of age, 1995–2018. </w:t>
      </w:r>
      <w:r>
        <w:rPr>
          <w:i/>
          <w:iCs/>
        </w:rPr>
        <w:t>Am. J. Sociol.</w:t>
      </w:r>
      <w:r>
        <w:t xml:space="preserve"> </w:t>
      </w:r>
      <w:r>
        <w:rPr>
          <w:b/>
          <w:bCs/>
        </w:rPr>
        <w:t>126</w:t>
      </w:r>
      <w:r>
        <w:t>, 1127–1178 (2021).</w:t>
      </w:r>
    </w:p>
    <w:p w14:paraId="14AF2AC9" w14:textId="77777777" w:rsidR="00131E91" w:rsidRDefault="00131E91" w:rsidP="00131E91">
      <w:pPr>
        <w:pStyle w:val="Bibliography"/>
      </w:pPr>
      <w:r>
        <w:t xml:space="preserve">14. </w:t>
      </w:r>
      <w:r>
        <w:tab/>
        <w:t xml:space="preserve">C. C. Lanfear, R. Bucci, D. S. Kirk, R. J. Sampson, Inequalities in exposure to firearm violence by race, sex, and birth cohort from childhood to age 40 years, 1995-2021. </w:t>
      </w:r>
      <w:r>
        <w:rPr>
          <w:i/>
          <w:iCs/>
        </w:rPr>
        <w:t>JAMA Netw. Open</w:t>
      </w:r>
      <w:r>
        <w:t xml:space="preserve"> </w:t>
      </w:r>
      <w:r>
        <w:rPr>
          <w:b/>
          <w:bCs/>
        </w:rPr>
        <w:t>6</w:t>
      </w:r>
      <w:r>
        <w:t>, e2312465 (2023).</w:t>
      </w:r>
    </w:p>
    <w:p w14:paraId="1F090B6E" w14:textId="77777777" w:rsidR="00131E91" w:rsidRDefault="00131E91" w:rsidP="00131E91">
      <w:pPr>
        <w:pStyle w:val="Bibliography"/>
      </w:pPr>
      <w:r>
        <w:t xml:space="preserve">15. </w:t>
      </w:r>
      <w:r>
        <w:tab/>
        <w:t>R. Rosenfeld, B. Boxerman, E. Lopez, “Pandemic, social unrest, and crime in US cities: Year-end 2022 Update” (Council on Criminal Justice, 2023).</w:t>
      </w:r>
    </w:p>
    <w:p w14:paraId="39084D75" w14:textId="77777777" w:rsidR="00131E91" w:rsidRDefault="00131E91" w:rsidP="00131E91">
      <w:pPr>
        <w:pStyle w:val="Bibliography"/>
      </w:pPr>
      <w:r>
        <w:t xml:space="preserve">16. </w:t>
      </w:r>
      <w:r>
        <w:tab/>
        <w:t>C. Brownlee, “Permitless carry: These states allow gun owners to carry without a license” (The Trace, 2023); https://www.thetrace.org/2023/05/permitless-carry-gun-laws-states-map/.</w:t>
      </w:r>
    </w:p>
    <w:p w14:paraId="0E905AD2" w14:textId="77777777" w:rsidR="00131E91" w:rsidRDefault="00131E91" w:rsidP="00131E91">
      <w:pPr>
        <w:pStyle w:val="Bibliography"/>
      </w:pPr>
      <w:r>
        <w:t xml:space="preserve">17. </w:t>
      </w:r>
      <w:r>
        <w:tab/>
        <w:t>K. Parker, J. M. Horowitz, R. Igielnik, J. B. Oliphant, A. Brown, “America’s complex relationship with guns” (Pew Research Center, 2017); https://policycommons.net/artifacts/617827/americas-complex-relationship-with-guns/1598689/.</w:t>
      </w:r>
    </w:p>
    <w:p w14:paraId="52F8F18C" w14:textId="77777777" w:rsidR="00131E91" w:rsidRDefault="00131E91" w:rsidP="00131E91">
      <w:pPr>
        <w:pStyle w:val="Bibliography"/>
      </w:pPr>
      <w:r>
        <w:t xml:space="preserve">18. </w:t>
      </w:r>
      <w:r>
        <w:tab/>
        <w:t xml:space="preserve">A. Rowhani-Rahbar, A. Gallagher, D. Azrael, M. Miller, Trend in loaded handgun carrying among adult handgun owners in the United States, 2015‒2019. </w:t>
      </w:r>
      <w:r>
        <w:rPr>
          <w:i/>
          <w:iCs/>
        </w:rPr>
        <w:t>Am. J. Public Health</w:t>
      </w:r>
      <w:r>
        <w:t xml:space="preserve"> </w:t>
      </w:r>
      <w:r>
        <w:rPr>
          <w:b/>
          <w:bCs/>
        </w:rPr>
        <w:t>112</w:t>
      </w:r>
      <w:r>
        <w:t>, 1783–1790 (2022).</w:t>
      </w:r>
    </w:p>
    <w:p w14:paraId="335757BC" w14:textId="77777777" w:rsidR="00131E91" w:rsidRDefault="00131E91" w:rsidP="00131E91">
      <w:pPr>
        <w:pStyle w:val="Bibliography"/>
      </w:pPr>
      <w:r>
        <w:t xml:space="preserve">19. </w:t>
      </w:r>
      <w:r>
        <w:tab/>
        <w:t xml:space="preserve">B. P. Comer, E. J. Connolly, Exposure to gun violence and handgun carrying from adolescence to adulthood. </w:t>
      </w:r>
      <w:r>
        <w:rPr>
          <w:i/>
          <w:iCs/>
        </w:rPr>
        <w:t>Soc. Sci. Med.</w:t>
      </w:r>
      <w:r>
        <w:t xml:space="preserve"> </w:t>
      </w:r>
      <w:r>
        <w:rPr>
          <w:b/>
          <w:bCs/>
        </w:rPr>
        <w:t>328</w:t>
      </w:r>
      <w:r>
        <w:t>, 115984 (2023).</w:t>
      </w:r>
    </w:p>
    <w:p w14:paraId="38CD92E6" w14:textId="77777777" w:rsidR="00131E91" w:rsidRDefault="00131E91" w:rsidP="00131E91">
      <w:pPr>
        <w:pStyle w:val="Bibliography"/>
      </w:pPr>
      <w:r>
        <w:t xml:space="preserve">20. </w:t>
      </w:r>
      <w:r>
        <w:tab/>
        <w:t>K. Schaeffer, “Key facts about Americans and guns” (Pew Research Center, 2023); https://www.pewresearch.org/short-reads/2023/09/13/key-facts-about-americans-and-guns/.</w:t>
      </w:r>
    </w:p>
    <w:p w14:paraId="418965F5" w14:textId="77777777" w:rsidR="00131E91" w:rsidRDefault="00131E91" w:rsidP="00131E91">
      <w:pPr>
        <w:pStyle w:val="Bibliography"/>
      </w:pPr>
      <w:r>
        <w:t xml:space="preserve">21. </w:t>
      </w:r>
      <w:r>
        <w:tab/>
        <w:t>J. F. Sheley, J. D. Wright, “Gun acquisition and possession in selected juvenile samples” (145326, US Department of Justice, Office of Justice Programs, National Institute of Justice, 1993); https://www.ojp.gov/library/publications/gun-acquisition-and-possession-selected-juvenile-samples.</w:t>
      </w:r>
    </w:p>
    <w:p w14:paraId="4F195121" w14:textId="77777777" w:rsidR="00131E91" w:rsidRDefault="00131E91" w:rsidP="00131E91">
      <w:pPr>
        <w:pStyle w:val="Bibliography"/>
      </w:pPr>
      <w:r>
        <w:t xml:space="preserve">22. </w:t>
      </w:r>
      <w:r>
        <w:tab/>
        <w:t xml:space="preserve">A. Blumstein, Youth violence, guns, and the illicit-drug industry. </w:t>
      </w:r>
      <w:r>
        <w:rPr>
          <w:i/>
          <w:iCs/>
        </w:rPr>
        <w:t>J. Crim. Law Criminol. 1973-</w:t>
      </w:r>
      <w:r>
        <w:t xml:space="preserve"> </w:t>
      </w:r>
      <w:r>
        <w:rPr>
          <w:b/>
          <w:bCs/>
        </w:rPr>
        <w:t>86</w:t>
      </w:r>
      <w:r>
        <w:t>, 10–36 (1995).</w:t>
      </w:r>
    </w:p>
    <w:p w14:paraId="194A32C3" w14:textId="77777777" w:rsidR="00131E91" w:rsidRDefault="00131E91" w:rsidP="00131E91">
      <w:pPr>
        <w:pStyle w:val="Bibliography"/>
      </w:pPr>
      <w:r>
        <w:t xml:space="preserve">23. </w:t>
      </w:r>
      <w:r>
        <w:tab/>
        <w:t xml:space="preserve">A. J. Lizotte, M. D. Krohn, J. C. Howell, K. Tobin, G. J. Howard, Factors influencing gun carrying among young urban males over the adolescent-young adult life course. </w:t>
      </w:r>
      <w:r>
        <w:rPr>
          <w:i/>
          <w:iCs/>
        </w:rPr>
        <w:t>Criminology</w:t>
      </w:r>
      <w:r>
        <w:t xml:space="preserve"> </w:t>
      </w:r>
      <w:r>
        <w:rPr>
          <w:b/>
          <w:bCs/>
        </w:rPr>
        <w:t>38</w:t>
      </w:r>
      <w:r>
        <w:t>, 811–834 (2000).</w:t>
      </w:r>
    </w:p>
    <w:p w14:paraId="4E8A192A" w14:textId="77777777" w:rsidR="00131E91" w:rsidRDefault="00131E91" w:rsidP="00131E91">
      <w:pPr>
        <w:pStyle w:val="Bibliography"/>
      </w:pPr>
      <w:r>
        <w:t xml:space="preserve">24. </w:t>
      </w:r>
      <w:r>
        <w:tab/>
        <w:t xml:space="preserve">J. B. Bingenheimer, R. T. Brennan, F. J. Earls, Firearm violence exposure and serious violent behavior. </w:t>
      </w:r>
      <w:r>
        <w:rPr>
          <w:i/>
          <w:iCs/>
        </w:rPr>
        <w:t>Science</w:t>
      </w:r>
      <w:r>
        <w:t xml:space="preserve"> </w:t>
      </w:r>
      <w:r>
        <w:rPr>
          <w:b/>
          <w:bCs/>
        </w:rPr>
        <w:t>308</w:t>
      </w:r>
      <w:r>
        <w:t>, 1323–1326 (2005).</w:t>
      </w:r>
    </w:p>
    <w:p w14:paraId="22F42E2F" w14:textId="77777777" w:rsidR="00131E91" w:rsidRDefault="00131E91" w:rsidP="00131E91">
      <w:pPr>
        <w:pStyle w:val="Bibliography"/>
      </w:pPr>
      <w:r>
        <w:t xml:space="preserve">25. </w:t>
      </w:r>
      <w:r>
        <w:tab/>
        <w:t xml:space="preserve">R. Spano, J. M. Bolland, Is the nexus of gang membership, exposure to violence, and violent behavior a key determinant of first time gun carrying for urban minority youth. </w:t>
      </w:r>
      <w:r>
        <w:rPr>
          <w:i/>
          <w:iCs/>
        </w:rPr>
        <w:t>Justice Q.</w:t>
      </w:r>
      <w:r>
        <w:t xml:space="preserve"> </w:t>
      </w:r>
      <w:r>
        <w:rPr>
          <w:b/>
          <w:bCs/>
        </w:rPr>
        <w:t>28</w:t>
      </w:r>
      <w:r>
        <w:t>, 838–862 (2011).</w:t>
      </w:r>
    </w:p>
    <w:p w14:paraId="0C9C9752" w14:textId="77777777" w:rsidR="00131E91" w:rsidRDefault="00131E91" w:rsidP="00131E91">
      <w:pPr>
        <w:pStyle w:val="Bibliography"/>
      </w:pPr>
      <w:r>
        <w:t xml:space="preserve">26. </w:t>
      </w:r>
      <w:r>
        <w:tab/>
        <w:t xml:space="preserve">L. A. Teplin, N. S. Meyerson, J. A. Jakubowski, D. A. Aaby, N. Zheng, K. M. Abram, L. J. Welty, Association of firearm access, use, and victimization during adolescence with firearm perpetration during adulthood in a 16-year longitudinal study of youth involved in the juvenile justice system. </w:t>
      </w:r>
      <w:r>
        <w:rPr>
          <w:i/>
          <w:iCs/>
        </w:rPr>
        <w:t>JAMA Netw. Open</w:t>
      </w:r>
      <w:r>
        <w:t xml:space="preserve"> </w:t>
      </w:r>
      <w:r>
        <w:rPr>
          <w:b/>
          <w:bCs/>
        </w:rPr>
        <w:t>4</w:t>
      </w:r>
      <w:r>
        <w:t>, e2034208 (2021).</w:t>
      </w:r>
    </w:p>
    <w:p w14:paraId="6E65DAE3" w14:textId="77777777" w:rsidR="00131E91" w:rsidRDefault="00131E91" w:rsidP="00131E91">
      <w:pPr>
        <w:pStyle w:val="Bibliography"/>
      </w:pPr>
      <w:r>
        <w:t xml:space="preserve">27. </w:t>
      </w:r>
      <w:r>
        <w:tab/>
        <w:t xml:space="preserve">J. Beardslee, E. Mulvey, C. Schubert, P. Allison, A. Infante, D. Pardini, Gun- and non-gun–related violence exposure and risk for subsequent gun carrying among male juvenile offenders. </w:t>
      </w:r>
      <w:r>
        <w:rPr>
          <w:i/>
          <w:iCs/>
        </w:rPr>
        <w:t>J. Am. Acad. Child Adolesc. Psychiatry</w:t>
      </w:r>
      <w:r>
        <w:t xml:space="preserve"> </w:t>
      </w:r>
      <w:r>
        <w:rPr>
          <w:b/>
          <w:bCs/>
        </w:rPr>
        <w:t>57</w:t>
      </w:r>
      <w:r>
        <w:t>, 274–279 (2018).</w:t>
      </w:r>
    </w:p>
    <w:p w14:paraId="548B15D9" w14:textId="77777777" w:rsidR="00131E91" w:rsidRDefault="00131E91" w:rsidP="00131E91">
      <w:pPr>
        <w:pStyle w:val="Bibliography"/>
      </w:pPr>
      <w:r>
        <w:t xml:space="preserve">28. </w:t>
      </w:r>
      <w:r>
        <w:tab/>
        <w:t xml:space="preserve">H. Shapira, K. Jensen, K.-H. Lin, Trends and patterns of concealed handgun license applications: A multistate analysis. </w:t>
      </w:r>
      <w:r>
        <w:rPr>
          <w:i/>
          <w:iCs/>
        </w:rPr>
        <w:t>Soc. Curr.</w:t>
      </w:r>
      <w:r>
        <w:t xml:space="preserve"> </w:t>
      </w:r>
      <w:r>
        <w:rPr>
          <w:b/>
          <w:bCs/>
        </w:rPr>
        <w:t>5</w:t>
      </w:r>
      <w:r>
        <w:t>, 3–14 (2018).</w:t>
      </w:r>
    </w:p>
    <w:p w14:paraId="76D20882" w14:textId="77777777" w:rsidR="00131E91" w:rsidRDefault="00131E91" w:rsidP="00131E91">
      <w:pPr>
        <w:pStyle w:val="Bibliography"/>
      </w:pPr>
      <w:r>
        <w:t xml:space="preserve">29. </w:t>
      </w:r>
      <w:r>
        <w:tab/>
        <w:t xml:space="preserve">D. S. Kirk, A. V. Papachristos, Cultural mechanisms and the persistence of neighborhood violence. </w:t>
      </w:r>
      <w:r>
        <w:rPr>
          <w:i/>
          <w:iCs/>
        </w:rPr>
        <w:t>Am. J. Sociol.</w:t>
      </w:r>
      <w:r>
        <w:t xml:space="preserve"> </w:t>
      </w:r>
      <w:r>
        <w:rPr>
          <w:b/>
          <w:bCs/>
        </w:rPr>
        <w:t>116</w:t>
      </w:r>
      <w:r>
        <w:t>, 1190–1233 (2011).</w:t>
      </w:r>
    </w:p>
    <w:p w14:paraId="729D6BE5" w14:textId="77777777" w:rsidR="00131E91" w:rsidRDefault="00131E91" w:rsidP="00131E91">
      <w:pPr>
        <w:pStyle w:val="Bibliography"/>
      </w:pPr>
      <w:r>
        <w:t xml:space="preserve">30. </w:t>
      </w:r>
      <w:r>
        <w:tab/>
        <w:t xml:space="preserve">E. Depetris-Chauvin, Fear of Obama: An empirical study of the demand for guns and the U.S. 2008 presidential election. </w:t>
      </w:r>
      <w:r>
        <w:rPr>
          <w:i/>
          <w:iCs/>
        </w:rPr>
        <w:t>J. Public Econ.</w:t>
      </w:r>
      <w:r>
        <w:t xml:space="preserve"> </w:t>
      </w:r>
      <w:r>
        <w:rPr>
          <w:b/>
          <w:bCs/>
        </w:rPr>
        <w:t>130</w:t>
      </w:r>
      <w:r>
        <w:t>, 66–79 (2015).</w:t>
      </w:r>
    </w:p>
    <w:p w14:paraId="1C411605" w14:textId="77777777" w:rsidR="00131E91" w:rsidRDefault="00131E91" w:rsidP="00131E91">
      <w:pPr>
        <w:pStyle w:val="Bibliography"/>
      </w:pPr>
      <w:r>
        <w:t xml:space="preserve">31. </w:t>
      </w:r>
      <w:r>
        <w:tab/>
        <w:t>P. Levine, R. McKnight, “Three million more guns” (Brookings Institution, United States of America, 2020); https://policycommons.net/artifacts/4139054/three-million-more-guns/4947646/.</w:t>
      </w:r>
    </w:p>
    <w:p w14:paraId="07F691F7" w14:textId="77777777" w:rsidR="00131E91" w:rsidRDefault="00131E91" w:rsidP="00131E91">
      <w:pPr>
        <w:pStyle w:val="Bibliography"/>
      </w:pPr>
      <w:r>
        <w:t xml:space="preserve">32. </w:t>
      </w:r>
      <w:r>
        <w:tab/>
        <w:t xml:space="preserve">N. Kravitz-Wirtz, A. Aubel, J. Schleimer, R. Pallin, G. Wintemute, Public concern about violence, firearms, and the COVID-19 pandemic in California. </w:t>
      </w:r>
      <w:r>
        <w:rPr>
          <w:i/>
          <w:iCs/>
        </w:rPr>
        <w:t>JAMA Netw. Open</w:t>
      </w:r>
      <w:r>
        <w:t xml:space="preserve"> </w:t>
      </w:r>
      <w:r>
        <w:rPr>
          <w:b/>
          <w:bCs/>
        </w:rPr>
        <w:t>4</w:t>
      </w:r>
      <w:r>
        <w:t>, e2033484 (2021).</w:t>
      </w:r>
    </w:p>
    <w:p w14:paraId="194A6389" w14:textId="77777777" w:rsidR="00131E91" w:rsidRDefault="00131E91" w:rsidP="00131E91">
      <w:pPr>
        <w:pStyle w:val="Bibliography"/>
      </w:pPr>
      <w:r>
        <w:t xml:space="preserve">33. </w:t>
      </w:r>
      <w:r>
        <w:tab/>
        <w:t xml:space="preserve">R. J. Sampson, D. S. Kirk, R. Bucci, Cohort profile: Project on Human Development in Chicago Neighborhoods and its additions (PHDCN+). </w:t>
      </w:r>
      <w:r>
        <w:rPr>
          <w:i/>
          <w:iCs/>
        </w:rPr>
        <w:t>J. Dev. Life-Course Criminol.</w:t>
      </w:r>
      <w:r>
        <w:t xml:space="preserve"> </w:t>
      </w:r>
      <w:r>
        <w:rPr>
          <w:b/>
          <w:bCs/>
        </w:rPr>
        <w:t>8</w:t>
      </w:r>
      <w:r>
        <w:t>, 516–532 (2022).</w:t>
      </w:r>
    </w:p>
    <w:p w14:paraId="55D93817" w14:textId="77777777" w:rsidR="00131E91" w:rsidRDefault="00131E91" w:rsidP="00131E91">
      <w:pPr>
        <w:pStyle w:val="Bibliography"/>
      </w:pPr>
      <w:r>
        <w:t xml:space="preserve">34. </w:t>
      </w:r>
      <w:r>
        <w:tab/>
        <w:t xml:space="preserve">K. M. Harris, C. T. Halpern, The National Longitudinal Study of Adolescent to Adult Health (Add Health): An underused resource for developmental science. </w:t>
      </w:r>
      <w:r>
        <w:rPr>
          <w:i/>
          <w:iCs/>
        </w:rPr>
        <w:t>Annu. Rev. Dev. Psychol.</w:t>
      </w:r>
      <w:r>
        <w:t xml:space="preserve"> </w:t>
      </w:r>
      <w:r>
        <w:rPr>
          <w:b/>
          <w:bCs/>
        </w:rPr>
        <w:t>4</w:t>
      </w:r>
      <w:r>
        <w:t>, 297–318 (2022).</w:t>
      </w:r>
    </w:p>
    <w:p w14:paraId="0949A27A" w14:textId="77777777" w:rsidR="00131E91" w:rsidRDefault="00131E91" w:rsidP="00131E91">
      <w:pPr>
        <w:pStyle w:val="Bibliography"/>
      </w:pPr>
      <w:r>
        <w:t xml:space="preserve">35. </w:t>
      </w:r>
      <w:r>
        <w:tab/>
        <w:t>P. J. Cook, J. Ludwig, “Guns in America: National survey on private ownership and use of firearms” (National Institute of Justice, 1997).</w:t>
      </w:r>
    </w:p>
    <w:p w14:paraId="68EAC6CF" w14:textId="77777777" w:rsidR="00131E91" w:rsidRDefault="00131E91" w:rsidP="00131E91">
      <w:pPr>
        <w:pStyle w:val="Bibliography"/>
      </w:pPr>
      <w:r>
        <w:t xml:space="preserve">36. </w:t>
      </w:r>
      <w:r>
        <w:tab/>
        <w:t xml:space="preserve">B. M. Hicks, C. Vitro, E. Johnson, C. Sherman, M. M. Heitzeg, C. E. Durbin, E. Verona, Who bought a gun during the COVID-19 pandemic in the United States?: Associations with QAnon beliefs, right-wing political attitudes, intimate partner violence, antisocial behavior, suicidality, and mental health and substance use problems. </w:t>
      </w:r>
      <w:r>
        <w:rPr>
          <w:i/>
          <w:iCs/>
        </w:rPr>
        <w:t>PLOS ONE</w:t>
      </w:r>
      <w:r>
        <w:t xml:space="preserve"> </w:t>
      </w:r>
      <w:r>
        <w:rPr>
          <w:b/>
          <w:bCs/>
        </w:rPr>
        <w:t>18</w:t>
      </w:r>
      <w:r>
        <w:t>, e0290770 (2023).</w:t>
      </w:r>
    </w:p>
    <w:p w14:paraId="11D9DEA6" w14:textId="77777777" w:rsidR="00131E91" w:rsidRDefault="00131E91" w:rsidP="00131E91">
      <w:pPr>
        <w:pStyle w:val="Bibliography"/>
      </w:pPr>
      <w:r>
        <w:t xml:space="preserve">37. </w:t>
      </w:r>
      <w:r>
        <w:tab/>
        <w:t xml:space="preserve">C. Anderson-Bergman, icenReg: Regression models for interval censored data in R. </w:t>
      </w:r>
      <w:r>
        <w:rPr>
          <w:i/>
          <w:iCs/>
        </w:rPr>
        <w:t>J. Stat. Softw.</w:t>
      </w:r>
      <w:r>
        <w:t xml:space="preserve"> </w:t>
      </w:r>
      <w:r>
        <w:rPr>
          <w:b/>
          <w:bCs/>
        </w:rPr>
        <w:t>81</w:t>
      </w:r>
      <w:r>
        <w:t xml:space="preserve"> (2017).</w:t>
      </w:r>
    </w:p>
    <w:p w14:paraId="6E3F4BE9" w14:textId="77777777" w:rsidR="00131E91" w:rsidRDefault="00131E91" w:rsidP="00131E91">
      <w:pPr>
        <w:pStyle w:val="Bibliography"/>
      </w:pPr>
      <w:r>
        <w:t xml:space="preserve">38. </w:t>
      </w:r>
      <w:r>
        <w:tab/>
        <w:t xml:space="preserve">B. W. Turnbull, The empirical distribution function with arbitrarily grouped, censored and truncated data. </w:t>
      </w:r>
      <w:r>
        <w:rPr>
          <w:i/>
          <w:iCs/>
        </w:rPr>
        <w:t>J. R. Stat. Soc. Ser. B Methodol.</w:t>
      </w:r>
      <w:r>
        <w:t xml:space="preserve"> </w:t>
      </w:r>
      <w:r>
        <w:rPr>
          <w:b/>
          <w:bCs/>
        </w:rPr>
        <w:t>38</w:t>
      </w:r>
      <w:r>
        <w:t>, 290–295 (1976).</w:t>
      </w:r>
    </w:p>
    <w:p w14:paraId="0D502009" w14:textId="77777777" w:rsidR="00131E91" w:rsidRDefault="00131E91" w:rsidP="00131E91">
      <w:pPr>
        <w:pStyle w:val="Bibliography"/>
      </w:pPr>
      <w:r>
        <w:t xml:space="preserve">39. </w:t>
      </w:r>
      <w:r>
        <w:tab/>
        <w:t xml:space="preserve">T. E. Moffitt, Life-course persistent and adolescence-limited antisocial behavior: A developmental taxonomy. </w:t>
      </w:r>
      <w:r>
        <w:rPr>
          <w:i/>
          <w:iCs/>
        </w:rPr>
        <w:t>Psychol. Rev.</w:t>
      </w:r>
      <w:r>
        <w:t xml:space="preserve"> </w:t>
      </w:r>
      <w:r>
        <w:rPr>
          <w:b/>
          <w:bCs/>
        </w:rPr>
        <w:t>100</w:t>
      </w:r>
      <w:r>
        <w:t>, 674–701 (1993).</w:t>
      </w:r>
    </w:p>
    <w:p w14:paraId="55E9AC72" w14:textId="77777777" w:rsidR="00131E91" w:rsidRDefault="00131E91" w:rsidP="00131E91">
      <w:pPr>
        <w:pStyle w:val="Bibliography"/>
      </w:pPr>
      <w:r>
        <w:t xml:space="preserve">40. </w:t>
      </w:r>
      <w:r>
        <w:tab/>
        <w:t xml:space="preserve">T. E. Moffitt, Male antisocial behaviour in adolescence and beyond. </w:t>
      </w:r>
      <w:r>
        <w:rPr>
          <w:i/>
          <w:iCs/>
        </w:rPr>
        <w:t>Nat. Hum. Behav.</w:t>
      </w:r>
      <w:r>
        <w:t xml:space="preserve"> </w:t>
      </w:r>
      <w:r>
        <w:rPr>
          <w:b/>
          <w:bCs/>
        </w:rPr>
        <w:t>2</w:t>
      </w:r>
      <w:r>
        <w:t>, 177–186 (2018).</w:t>
      </w:r>
    </w:p>
    <w:p w14:paraId="00896D94" w14:textId="77777777" w:rsidR="00131E91" w:rsidRDefault="00131E91" w:rsidP="00131E91">
      <w:pPr>
        <w:pStyle w:val="Bibliography"/>
      </w:pPr>
      <w:r>
        <w:t xml:space="preserve">41. </w:t>
      </w:r>
      <w:r>
        <w:tab/>
        <w:t xml:space="preserve">R. J. Sampson, J. H. Laub, </w:t>
      </w:r>
      <w:r>
        <w:rPr>
          <w:i/>
          <w:iCs/>
        </w:rPr>
        <w:t>Crime in the Making: Pathways and Turning Points through Life</w:t>
      </w:r>
      <w:r>
        <w:t xml:space="preserve"> (Harvard Univ. Press, Cambridge, Mass., 1995).</w:t>
      </w:r>
    </w:p>
    <w:p w14:paraId="333D8A47" w14:textId="77777777" w:rsidR="00131E91" w:rsidRDefault="00131E91" w:rsidP="00131E91">
      <w:pPr>
        <w:pStyle w:val="Bibliography"/>
      </w:pPr>
      <w:r>
        <w:t xml:space="preserve">42. </w:t>
      </w:r>
      <w:r>
        <w:tab/>
        <w:t xml:space="preserve">Á. Szabó, A. Towers, D. Newcombe, J. Sheridan, Alcohol use trajectories across the life course: Influences of childhood predictors and consequences for late-life health. </w:t>
      </w:r>
      <w:r>
        <w:rPr>
          <w:i/>
          <w:iCs/>
        </w:rPr>
        <w:t>Drug Alcohol Depend.</w:t>
      </w:r>
      <w:r>
        <w:t xml:space="preserve"> </w:t>
      </w:r>
      <w:r>
        <w:rPr>
          <w:b/>
          <w:bCs/>
        </w:rPr>
        <w:t>224</w:t>
      </w:r>
      <w:r>
        <w:t>, 108713 (2021).</w:t>
      </w:r>
    </w:p>
    <w:p w14:paraId="5AEE9285" w14:textId="77777777" w:rsidR="00131E91" w:rsidRDefault="00131E91" w:rsidP="00131E91">
      <w:pPr>
        <w:pStyle w:val="Bibliography"/>
      </w:pPr>
      <w:r>
        <w:t xml:space="preserve">43. </w:t>
      </w:r>
      <w:r>
        <w:tab/>
        <w:t xml:space="preserve">W. Stroebe, N. P. Leander, A. W. Kruglanski, Is it a dangerous world out there? The motivational bases of American gun ownership. </w:t>
      </w:r>
      <w:r>
        <w:rPr>
          <w:i/>
          <w:iCs/>
        </w:rPr>
        <w:t>Pers. Soc. Psychol. Bull.</w:t>
      </w:r>
      <w:r>
        <w:t xml:space="preserve"> </w:t>
      </w:r>
      <w:r>
        <w:rPr>
          <w:b/>
          <w:bCs/>
        </w:rPr>
        <w:t>43</w:t>
      </w:r>
      <w:r>
        <w:t>, 1071–1085 (2017).</w:t>
      </w:r>
    </w:p>
    <w:p w14:paraId="0D77DDA9" w14:textId="77777777" w:rsidR="00131E91" w:rsidRDefault="00131E91" w:rsidP="00131E91">
      <w:pPr>
        <w:pStyle w:val="Bibliography"/>
      </w:pPr>
      <w:r>
        <w:t xml:space="preserve">44. </w:t>
      </w:r>
      <w:r>
        <w:tab/>
        <w:t xml:space="preserve">T. D. Warner, C. R. Thrash, A matter of degree? Fear, anxiety, and protective gun ownership in the United States. </w:t>
      </w:r>
      <w:r>
        <w:rPr>
          <w:i/>
          <w:iCs/>
        </w:rPr>
        <w:t>Soc. Sci. Q.</w:t>
      </w:r>
      <w:r>
        <w:t xml:space="preserve"> </w:t>
      </w:r>
      <w:r>
        <w:rPr>
          <w:b/>
          <w:bCs/>
        </w:rPr>
        <w:t>101</w:t>
      </w:r>
      <w:r>
        <w:t>, 285–308 (2020).</w:t>
      </w:r>
    </w:p>
    <w:p w14:paraId="4A7F5664" w14:textId="77777777" w:rsidR="00131E91" w:rsidRDefault="00131E91" w:rsidP="00131E91">
      <w:pPr>
        <w:pStyle w:val="Bibliography"/>
      </w:pPr>
      <w:r>
        <w:t xml:space="preserve">45. </w:t>
      </w:r>
      <w:r>
        <w:tab/>
        <w:t xml:space="preserve">G. J. Wintemute, A. Crawford, S. L. Robinson, E. A. Tomsich, P. M. Reeping, J. P. Schleimer, V. A. Pear, Firearm ownership and support for political violence in the United States. </w:t>
      </w:r>
      <w:r>
        <w:rPr>
          <w:i/>
          <w:iCs/>
        </w:rPr>
        <w:t>JAMA Netw. Open</w:t>
      </w:r>
      <w:r>
        <w:t xml:space="preserve"> </w:t>
      </w:r>
      <w:r>
        <w:rPr>
          <w:b/>
          <w:bCs/>
        </w:rPr>
        <w:t>7</w:t>
      </w:r>
      <w:r>
        <w:t>, e243623 (2024).</w:t>
      </w:r>
    </w:p>
    <w:p w14:paraId="1222046F" w14:textId="77777777" w:rsidR="00131E91" w:rsidRDefault="00131E91" w:rsidP="00131E91">
      <w:pPr>
        <w:pStyle w:val="Bibliography"/>
      </w:pPr>
      <w:r>
        <w:t xml:space="preserve">46. </w:t>
      </w:r>
      <w:r>
        <w:tab/>
        <w:t xml:space="preserve">R. J. Sampson, D. J. Bartusch, Legal cynicism and (subcultural?) tolerance of deviance: The neighborhood context of racial differences. </w:t>
      </w:r>
      <w:r>
        <w:rPr>
          <w:i/>
          <w:iCs/>
        </w:rPr>
        <w:t>Law Soc. Rev.</w:t>
      </w:r>
      <w:r>
        <w:t xml:space="preserve"> </w:t>
      </w:r>
      <w:r>
        <w:rPr>
          <w:b/>
          <w:bCs/>
        </w:rPr>
        <w:t>32</w:t>
      </w:r>
      <w:r>
        <w:t>, 777–804 (1998).</w:t>
      </w:r>
    </w:p>
    <w:p w14:paraId="3E10E274" w14:textId="77777777" w:rsidR="00131E91" w:rsidRDefault="00131E91" w:rsidP="00131E91">
      <w:pPr>
        <w:pStyle w:val="Bibliography"/>
      </w:pPr>
      <w:r>
        <w:t xml:space="preserve">47. </w:t>
      </w:r>
      <w:r>
        <w:tab/>
        <w:t xml:space="preserve">J. Carlson, “I don’t dial 911”: American gun politics and the problem of policing. </w:t>
      </w:r>
      <w:r>
        <w:rPr>
          <w:i/>
          <w:iCs/>
        </w:rPr>
        <w:t>Br. J. Criminol.</w:t>
      </w:r>
      <w:r>
        <w:t xml:space="preserve"> </w:t>
      </w:r>
      <w:r>
        <w:rPr>
          <w:b/>
          <w:bCs/>
        </w:rPr>
        <w:t>52</w:t>
      </w:r>
      <w:r>
        <w:t>, 1113–1132 (2012).</w:t>
      </w:r>
    </w:p>
    <w:p w14:paraId="28CC4499" w14:textId="77777777" w:rsidR="00131E91" w:rsidRDefault="00131E91" w:rsidP="00131E91">
      <w:pPr>
        <w:pStyle w:val="Bibliography"/>
      </w:pPr>
      <w:r>
        <w:t xml:space="preserve">48. </w:t>
      </w:r>
      <w:r>
        <w:tab/>
        <w:t xml:space="preserve">D. Yamane, Gun culture 2.0: The evolution and contours of defensive gun ownership in America. </w:t>
      </w:r>
      <w:r>
        <w:rPr>
          <w:i/>
          <w:iCs/>
        </w:rPr>
        <w:t>Ann. Am. Acad. Pol. Soc. Sci.</w:t>
      </w:r>
      <w:r>
        <w:t xml:space="preserve"> </w:t>
      </w:r>
      <w:r>
        <w:rPr>
          <w:b/>
          <w:bCs/>
        </w:rPr>
        <w:t>704</w:t>
      </w:r>
      <w:r>
        <w:t>, 20–43 (2022).</w:t>
      </w:r>
    </w:p>
    <w:p w14:paraId="3F706DDC" w14:textId="77777777" w:rsidR="00131E91" w:rsidRDefault="00131E91" w:rsidP="00131E91">
      <w:pPr>
        <w:pStyle w:val="Bibliography"/>
      </w:pPr>
      <w:r>
        <w:t xml:space="preserve">49. </w:t>
      </w:r>
      <w:r>
        <w:tab/>
        <w:t xml:space="preserve">T. T. Reny, B. J. Newman, The opinion-mobilizing effect of social protest against police violence: Evidence from the 2020 George Floyd protests. </w:t>
      </w:r>
      <w:r>
        <w:rPr>
          <w:i/>
          <w:iCs/>
        </w:rPr>
        <w:t>Am. Polit. Sci. Rev.</w:t>
      </w:r>
      <w:r>
        <w:t xml:space="preserve"> </w:t>
      </w:r>
      <w:r>
        <w:rPr>
          <w:b/>
          <w:bCs/>
        </w:rPr>
        <w:t>115</w:t>
      </w:r>
      <w:r>
        <w:t>, 1499–1507 (2021).</w:t>
      </w:r>
    </w:p>
    <w:p w14:paraId="57336750" w14:textId="77777777" w:rsidR="00131E91" w:rsidRDefault="00131E91" w:rsidP="00131E91">
      <w:pPr>
        <w:pStyle w:val="Bibliography"/>
      </w:pPr>
      <w:r>
        <w:t xml:space="preserve">50. </w:t>
      </w:r>
      <w:r>
        <w:tab/>
        <w:t xml:space="preserve">R. J. Sampson, C. C. Lanfear, Disentangling gun ownership and leanings to political violence in unstable times. </w:t>
      </w:r>
      <w:r>
        <w:rPr>
          <w:i/>
          <w:iCs/>
        </w:rPr>
        <w:t>JAMA Netw. Open</w:t>
      </w:r>
      <w:r>
        <w:t xml:space="preserve"> </w:t>
      </w:r>
      <w:r>
        <w:rPr>
          <w:b/>
          <w:bCs/>
        </w:rPr>
        <w:t>7</w:t>
      </w:r>
      <w:r>
        <w:t>, e245066 (2024).</w:t>
      </w:r>
    </w:p>
    <w:p w14:paraId="6A0F5275" w14:textId="77777777" w:rsidR="00131E91" w:rsidRDefault="00131E91" w:rsidP="00131E91">
      <w:pPr>
        <w:pStyle w:val="Bibliography"/>
      </w:pPr>
      <w:r>
        <w:t xml:space="preserve">51. </w:t>
      </w:r>
      <w:r>
        <w:tab/>
        <w:t xml:space="preserve">I. Kosmidis, E. C. Kenne Pagui, N. Sartori, Mean and median bias reduction in generalized linear models. </w:t>
      </w:r>
      <w:r>
        <w:rPr>
          <w:i/>
          <w:iCs/>
        </w:rPr>
        <w:t>Stat. Comput.</w:t>
      </w:r>
      <w:r>
        <w:t xml:space="preserve"> </w:t>
      </w:r>
      <w:r>
        <w:rPr>
          <w:b/>
          <w:bCs/>
        </w:rPr>
        <w:t>30</w:t>
      </w:r>
      <w:r>
        <w:t>, 43–59 (2020).</w:t>
      </w:r>
    </w:p>
    <w:p w14:paraId="68DB5002" w14:textId="77777777" w:rsidR="00131E91" w:rsidRDefault="00131E91" w:rsidP="00131E91">
      <w:pPr>
        <w:pStyle w:val="Bibliography"/>
      </w:pPr>
      <w:r>
        <w:t xml:space="preserve">52. </w:t>
      </w:r>
      <w:r>
        <w:tab/>
        <w:t>C. R. Block, R. L. Block, Illinois Criminal Justice Information Authority, Homicides in Chicago, 1965-1995, Inter-university Consortium for Political and Social Research [distributor] (2005); https://doi.org/10.3886/ICPSR06399.v5.</w:t>
      </w:r>
    </w:p>
    <w:p w14:paraId="40994015" w14:textId="77777777" w:rsidR="00131E91" w:rsidRDefault="00131E91" w:rsidP="00131E91">
      <w:pPr>
        <w:pStyle w:val="Bibliography"/>
      </w:pPr>
      <w:r>
        <w:t xml:space="preserve">53. </w:t>
      </w:r>
      <w:r>
        <w:tab/>
        <w:t>Chicago Police Department, “Crimes - 2001 to Present” (2020); https://data.cityofchicago.org/Public-Safety/Crimes-2001-to-Present/ijzp-q8t2.</w:t>
      </w:r>
    </w:p>
    <w:p w14:paraId="523C39EC" w14:textId="77777777" w:rsidR="00131E91" w:rsidRDefault="00131E91" w:rsidP="00131E91">
      <w:pPr>
        <w:pStyle w:val="Bibliography"/>
      </w:pPr>
      <w:r>
        <w:t xml:space="preserve">54. </w:t>
      </w:r>
      <w:r>
        <w:tab/>
        <w:t xml:space="preserve">J. R. Logan, Z. Xu, B. J. Stults, Interpolating U.S. decennial census tract data from as early as 1970 to 2010: A longitudinal tract database. </w:t>
      </w:r>
      <w:r>
        <w:rPr>
          <w:i/>
          <w:iCs/>
        </w:rPr>
        <w:t>Prof. Geogr.</w:t>
      </w:r>
      <w:r>
        <w:t xml:space="preserve"> </w:t>
      </w:r>
      <w:r>
        <w:rPr>
          <w:b/>
          <w:bCs/>
        </w:rPr>
        <w:t>66</w:t>
      </w:r>
      <w:r>
        <w:t>, 412–420 (2014).</w:t>
      </w:r>
    </w:p>
    <w:p w14:paraId="6B86F9D5" w14:textId="77777777" w:rsidR="00131E91" w:rsidRDefault="00131E91" w:rsidP="00131E91">
      <w:pPr>
        <w:pStyle w:val="Bibliography"/>
      </w:pPr>
      <w:r>
        <w:t xml:space="preserve">55. </w:t>
      </w:r>
      <w:r>
        <w:tab/>
        <w:t xml:space="preserve">C. Hsu, J. M. G. Taylor, S. Murray, D. Commenges, Multiple imputation for interval censored data with auxiliary variables. </w:t>
      </w:r>
      <w:r>
        <w:rPr>
          <w:i/>
          <w:iCs/>
        </w:rPr>
        <w:t>Stat. Med.</w:t>
      </w:r>
      <w:r>
        <w:t xml:space="preserve"> </w:t>
      </w:r>
      <w:r>
        <w:rPr>
          <w:b/>
          <w:bCs/>
        </w:rPr>
        <w:t>26</w:t>
      </w:r>
      <w:r>
        <w:t>, 769–781 (2007).</w:t>
      </w:r>
    </w:p>
    <w:p w14:paraId="342B5E2F" w14:textId="77777777" w:rsidR="00131E91" w:rsidRDefault="00131E91" w:rsidP="00131E91">
      <w:pPr>
        <w:pStyle w:val="Bibliography"/>
      </w:pPr>
      <w:r>
        <w:t xml:space="preserve">56. </w:t>
      </w:r>
      <w:r>
        <w:tab/>
        <w:t xml:space="preserve">D. B. Rubin, </w:t>
      </w:r>
      <w:r>
        <w:rPr>
          <w:i/>
          <w:iCs/>
        </w:rPr>
        <w:t>Multiple Imputation for Nonresponse in Surveys</w:t>
      </w:r>
      <w:r>
        <w:t xml:space="preserve"> (Wiley, ed. 1, 1987).</w:t>
      </w:r>
    </w:p>
    <w:p w14:paraId="3AC05EC3" w14:textId="0192063C" w:rsidR="007E1FBC" w:rsidRPr="00294346" w:rsidRDefault="00142025" w:rsidP="00294346">
      <w:pPr>
        <w:pStyle w:val="Refhead"/>
        <w:spacing w:before="0" w:after="0"/>
      </w:pPr>
      <w:r>
        <w:fldChar w:fldCharType="end"/>
      </w:r>
    </w:p>
    <w:p w14:paraId="1EA81CEE" w14:textId="4C6C6E40" w:rsidR="002542CA" w:rsidRPr="00E01673" w:rsidRDefault="004A10BE" w:rsidP="00E01673">
      <w:pPr>
        <w:pStyle w:val="Acknowledgement"/>
        <w:spacing w:before="0"/>
        <w:ind w:firstLine="0"/>
        <w:rPr>
          <w:bCs/>
        </w:rPr>
      </w:pPr>
      <w:r w:rsidRPr="00FF5437">
        <w:rPr>
          <w:b/>
        </w:rPr>
        <w:t>Acknowledgments</w:t>
      </w:r>
      <w:r w:rsidR="00E01673">
        <w:rPr>
          <w:b/>
        </w:rPr>
        <w:t>:</w:t>
      </w:r>
      <w:r w:rsidR="00E01673">
        <w:rPr>
          <w:bCs/>
        </w:rPr>
        <w:t xml:space="preserve"> </w:t>
      </w:r>
      <w:commentRangeStart w:id="53"/>
      <w:ins w:id="54" w:author="Charles Lanfear" w:date="2024-08-05T13:34:00Z" w16du:dateUtc="2024-08-05T20:34:00Z">
        <w:r w:rsidR="00410E3B">
          <w:rPr>
            <w:bCs/>
          </w:rPr>
          <w:t xml:space="preserve">We thank Rebecca Bucci for </w:t>
        </w:r>
      </w:ins>
      <w:ins w:id="55" w:author="Charles Lanfear" w:date="2024-08-05T13:50:00Z" w16du:dateUtc="2024-08-05T20:50:00Z">
        <w:r w:rsidR="0015445A">
          <w:rPr>
            <w:bCs/>
          </w:rPr>
          <w:t>contributions at the outset of the study.</w:t>
        </w:r>
        <w:commentRangeEnd w:id="53"/>
        <w:r w:rsidR="0015445A">
          <w:rPr>
            <w:rStyle w:val="CommentReference"/>
          </w:rPr>
          <w:commentReference w:id="53"/>
        </w:r>
      </w:ins>
    </w:p>
    <w:p w14:paraId="33EB17AD" w14:textId="69888BA0" w:rsidR="00886C8B" w:rsidRPr="002C7BE8" w:rsidRDefault="002542CA" w:rsidP="002C7BE8">
      <w:pPr>
        <w:pStyle w:val="Acknowledgement"/>
        <w:spacing w:before="0"/>
        <w:ind w:firstLine="0"/>
      </w:pPr>
      <w:r w:rsidRPr="00190022">
        <w:rPr>
          <w:b/>
        </w:rPr>
        <w:t>Funding:</w:t>
      </w:r>
      <w:r w:rsidRPr="00190022">
        <w:t xml:space="preserve"> </w:t>
      </w:r>
      <w:r w:rsidR="002C7BE8">
        <w:t xml:space="preserve">This work was supported by the </w:t>
      </w:r>
      <w:r w:rsidR="00886C8B" w:rsidRPr="00886C8B">
        <w:rPr>
          <w:bCs/>
        </w:rPr>
        <w:t>National Collaborative on Gun Violence Research</w:t>
      </w:r>
      <w:r w:rsidR="002C7BE8">
        <w:rPr>
          <w:bCs/>
        </w:rPr>
        <w:t>,</w:t>
      </w:r>
      <w:r w:rsidR="002C7BE8">
        <w:t xml:space="preserve"> the </w:t>
      </w:r>
      <w:r w:rsidR="00886C8B" w:rsidRPr="00886C8B">
        <w:rPr>
          <w:bCs/>
        </w:rPr>
        <w:t>National Institute of Justice</w:t>
      </w:r>
      <w:r w:rsidR="00886C8B">
        <w:rPr>
          <w:bCs/>
        </w:rPr>
        <w:t xml:space="preserve"> </w:t>
      </w:r>
      <w:r w:rsidR="002C7BE8">
        <w:rPr>
          <w:bCs/>
        </w:rPr>
        <w:t>(</w:t>
      </w:r>
      <w:r w:rsidR="00886C8B" w:rsidRPr="00886C8B">
        <w:rPr>
          <w:bCs/>
        </w:rPr>
        <w:t>2020-JX-FX-0002</w:t>
      </w:r>
      <w:r w:rsidR="002C7BE8">
        <w:rPr>
          <w:bCs/>
        </w:rPr>
        <w:t>), and</w:t>
      </w:r>
      <w:r w:rsidR="002C7BE8">
        <w:t xml:space="preserve"> the </w:t>
      </w:r>
      <w:r w:rsidR="00886C8B" w:rsidRPr="00886C8B">
        <w:rPr>
          <w:bCs/>
        </w:rPr>
        <w:t>Leverhulme Trust through the Leverhulme Centre for Demographic Science</w:t>
      </w:r>
      <w:r w:rsidR="00886C8B">
        <w:rPr>
          <w:bCs/>
        </w:rPr>
        <w:t xml:space="preserve"> (DSK)</w:t>
      </w:r>
      <w:r w:rsidR="002C7BE8">
        <w:rPr>
          <w:bCs/>
        </w:rPr>
        <w:t>.</w:t>
      </w:r>
    </w:p>
    <w:p w14:paraId="03591C0A" w14:textId="77777777" w:rsidR="00886C8B" w:rsidRPr="00A06077" w:rsidRDefault="00886C8B" w:rsidP="002542CA">
      <w:pPr>
        <w:pStyle w:val="Acknowledgement"/>
        <w:spacing w:before="0"/>
        <w:ind w:firstLine="0"/>
        <w:rPr>
          <w:b/>
        </w:rPr>
      </w:pPr>
    </w:p>
    <w:p w14:paraId="07DBAA32" w14:textId="38BE1D1B" w:rsidR="002542CA" w:rsidRPr="00A06077" w:rsidRDefault="002542CA" w:rsidP="00BC6A45">
      <w:pPr>
        <w:pStyle w:val="Acknowledgement"/>
        <w:spacing w:before="0"/>
        <w:ind w:firstLine="0"/>
      </w:pPr>
      <w:r w:rsidRPr="00A06077">
        <w:rPr>
          <w:b/>
        </w:rPr>
        <w:t xml:space="preserve">Author </w:t>
      </w:r>
      <w:r w:rsidR="002C7BE8">
        <w:rPr>
          <w:b/>
        </w:rPr>
        <w:t>C</w:t>
      </w:r>
      <w:r w:rsidRPr="00A06077">
        <w:rPr>
          <w:b/>
        </w:rPr>
        <w:t>ontributions:</w:t>
      </w:r>
      <w:r w:rsidRPr="00A06077">
        <w:t xml:space="preserve"> </w:t>
      </w:r>
    </w:p>
    <w:p w14:paraId="111CF2E5" w14:textId="6E1E378B" w:rsidR="002542CA" w:rsidRDefault="002542CA" w:rsidP="008079C3">
      <w:pPr>
        <w:pStyle w:val="Acknowledgement"/>
        <w:spacing w:before="0"/>
        <w:ind w:left="0" w:firstLine="720"/>
      </w:pPr>
      <w:r w:rsidRPr="00A06077">
        <w:t xml:space="preserve">Conceptualization: </w:t>
      </w:r>
      <w:r w:rsidR="00A85C84">
        <w:t>CCL, DSK, RJS</w:t>
      </w:r>
    </w:p>
    <w:p w14:paraId="161B6E76" w14:textId="5C36F80A" w:rsidR="00A85C84" w:rsidRPr="00A06077" w:rsidRDefault="00A85C84" w:rsidP="00BC6A45">
      <w:pPr>
        <w:pStyle w:val="Acknowledgement"/>
        <w:spacing w:before="0"/>
        <w:ind w:left="0" w:firstLine="0"/>
      </w:pPr>
      <w:r>
        <w:tab/>
        <w:t xml:space="preserve">Data Curation: CCL </w:t>
      </w:r>
    </w:p>
    <w:p w14:paraId="2335C9E7" w14:textId="401D6823" w:rsidR="002542CA" w:rsidRPr="00A06077" w:rsidRDefault="002542CA" w:rsidP="00BC6A45">
      <w:pPr>
        <w:pStyle w:val="Acknowledgement"/>
        <w:spacing w:before="0"/>
        <w:ind w:left="0" w:firstLine="0"/>
      </w:pPr>
      <w:r w:rsidRPr="00A06077">
        <w:tab/>
        <w:t xml:space="preserve">Methodology: </w:t>
      </w:r>
      <w:r w:rsidR="00A85C84">
        <w:t>CCL</w:t>
      </w:r>
    </w:p>
    <w:p w14:paraId="618F56C4" w14:textId="7586528E" w:rsidR="002542CA" w:rsidRPr="00A06077" w:rsidRDefault="002542CA" w:rsidP="00BC6A45">
      <w:pPr>
        <w:pStyle w:val="Acknowledgement"/>
        <w:spacing w:before="0"/>
        <w:ind w:left="0" w:firstLine="0"/>
      </w:pPr>
      <w:r w:rsidRPr="00A06077">
        <w:tab/>
        <w:t xml:space="preserve">Writing—original draft: </w:t>
      </w:r>
      <w:r w:rsidR="00A85C84">
        <w:t>CCL</w:t>
      </w:r>
      <w:r w:rsidRPr="00A06077">
        <w:t xml:space="preserve">, </w:t>
      </w:r>
      <w:r w:rsidR="00A85C84">
        <w:t>DSK, RJS</w:t>
      </w:r>
    </w:p>
    <w:p w14:paraId="530091B7" w14:textId="2CE83A67" w:rsidR="002542CA" w:rsidRPr="00A06077" w:rsidRDefault="002542CA" w:rsidP="00BC6A45">
      <w:pPr>
        <w:pStyle w:val="Acknowledgement"/>
        <w:spacing w:before="0"/>
        <w:ind w:left="0" w:firstLine="0"/>
      </w:pPr>
      <w:r w:rsidRPr="00A06077">
        <w:tab/>
        <w:t xml:space="preserve">Writing—review &amp; editing: </w:t>
      </w:r>
      <w:r w:rsidR="00A85C84">
        <w:t>CCL</w:t>
      </w:r>
      <w:r w:rsidR="00A85C84" w:rsidRPr="00A06077">
        <w:t xml:space="preserve">, </w:t>
      </w:r>
      <w:r w:rsidR="00A85C84">
        <w:t>DSK, RJS</w:t>
      </w:r>
    </w:p>
    <w:p w14:paraId="57E304A0" w14:textId="77777777" w:rsidR="002542CA" w:rsidRPr="00A06077" w:rsidRDefault="002542CA" w:rsidP="002542CA">
      <w:pPr>
        <w:pStyle w:val="Acknowledgement"/>
        <w:spacing w:before="0"/>
        <w:ind w:firstLine="0"/>
      </w:pPr>
    </w:p>
    <w:p w14:paraId="2C4D9D3F" w14:textId="3668E095" w:rsidR="00326861" w:rsidRDefault="002542CA" w:rsidP="002542CA">
      <w:pPr>
        <w:pStyle w:val="Acknowledgement"/>
        <w:spacing w:before="0"/>
        <w:ind w:firstLine="0"/>
      </w:pPr>
      <w:r w:rsidRPr="00A06077">
        <w:rPr>
          <w:b/>
        </w:rPr>
        <w:t xml:space="preserve">Competing </w:t>
      </w:r>
      <w:r w:rsidR="002C7BE8">
        <w:rPr>
          <w:b/>
        </w:rPr>
        <w:t>I</w:t>
      </w:r>
      <w:r w:rsidRPr="00A06077">
        <w:rPr>
          <w:b/>
        </w:rPr>
        <w:t>nterests:</w:t>
      </w:r>
      <w:r w:rsidRPr="00A06077">
        <w:t xml:space="preserve"> </w:t>
      </w:r>
    </w:p>
    <w:p w14:paraId="3B356496" w14:textId="2582F715" w:rsidR="002542CA" w:rsidRPr="00A06077" w:rsidRDefault="002542CA" w:rsidP="002542CA">
      <w:pPr>
        <w:pStyle w:val="Acknowledgement"/>
        <w:spacing w:before="0"/>
        <w:ind w:firstLine="0"/>
      </w:pPr>
      <w:r w:rsidRPr="00A06077">
        <w:t>A</w:t>
      </w:r>
      <w:r w:rsidR="00D37307">
        <w:t>ll a</w:t>
      </w:r>
      <w:r w:rsidRPr="00A06077">
        <w:t>uthors declare that they have no competing interests.</w:t>
      </w:r>
    </w:p>
    <w:p w14:paraId="0A60AF01" w14:textId="77777777" w:rsidR="002542CA" w:rsidRPr="00A06077" w:rsidRDefault="002542CA" w:rsidP="002542CA">
      <w:pPr>
        <w:pStyle w:val="Acknowledgement"/>
        <w:spacing w:before="0"/>
        <w:ind w:firstLine="0"/>
        <w:rPr>
          <w:b/>
        </w:rPr>
      </w:pPr>
    </w:p>
    <w:p w14:paraId="311C0F2D" w14:textId="61FA8E3B" w:rsidR="00D50B33" w:rsidRDefault="002542CA" w:rsidP="00D50B33">
      <w:pPr>
        <w:pStyle w:val="Acknowledgement"/>
        <w:spacing w:before="0"/>
        <w:ind w:firstLine="0"/>
      </w:pPr>
      <w:r w:rsidRPr="00A06077">
        <w:rPr>
          <w:b/>
        </w:rPr>
        <w:t xml:space="preserve">Data and </w:t>
      </w:r>
      <w:r w:rsidR="002C7BE8">
        <w:rPr>
          <w:b/>
        </w:rPr>
        <w:t>M</w:t>
      </w:r>
      <w:r w:rsidRPr="00A06077">
        <w:rPr>
          <w:b/>
        </w:rPr>
        <w:t xml:space="preserve">aterials </w:t>
      </w:r>
      <w:r w:rsidR="002C7BE8">
        <w:rPr>
          <w:b/>
        </w:rPr>
        <w:t>A</w:t>
      </w:r>
      <w:r w:rsidRPr="00A06077">
        <w:rPr>
          <w:b/>
        </w:rPr>
        <w:t>vailability:</w:t>
      </w:r>
      <w:r w:rsidRPr="00A06077">
        <w:t xml:space="preserve"> </w:t>
      </w:r>
    </w:p>
    <w:p w14:paraId="3A69CE74" w14:textId="0FFEAA42" w:rsidR="00A320EB" w:rsidRDefault="008361A2" w:rsidP="008F332A">
      <w:pPr>
        <w:pStyle w:val="Acknowledgement"/>
        <w:spacing w:before="0"/>
        <w:ind w:firstLine="0"/>
      </w:pPr>
      <w:r>
        <w:t>Anonymized r</w:t>
      </w:r>
      <w:r w:rsidR="00A85C84">
        <w:t xml:space="preserve">eplication data and </w:t>
      </w:r>
      <w:r>
        <w:t xml:space="preserve">all data processing and analysis </w:t>
      </w:r>
      <w:r w:rsidR="00A85C84">
        <w:t xml:space="preserve">code are publicly available on Harvard Dataverse </w:t>
      </w:r>
      <w:r w:rsidR="006157EE">
        <w:t xml:space="preserve">at </w:t>
      </w:r>
      <w:hyperlink r:id="rId26" w:tgtFrame="_blank" w:history="1">
        <w:r w:rsidR="006157EE" w:rsidRPr="006157EE">
          <w:rPr>
            <w:rStyle w:val="Hyperlink"/>
          </w:rPr>
          <w:t>https://doi.org/10.7910/DVN/6QX3RU</w:t>
        </w:r>
      </w:hyperlink>
      <w:r w:rsidR="006157EE">
        <w:t xml:space="preserve"> (link will become active at </w:t>
      </w:r>
      <w:proofErr w:type="gramStart"/>
      <w:r w:rsidR="006157EE">
        <w:t>time of publication).</w:t>
      </w:r>
      <w:proofErr w:type="gramEnd"/>
    </w:p>
    <w:p w14:paraId="348B5EC7" w14:textId="1FD19EB8" w:rsidR="00FF6542" w:rsidRDefault="00FF6542">
      <w:pPr>
        <w:rPr>
          <w:rFonts w:eastAsia="Times New Roman"/>
          <w:sz w:val="24"/>
          <w:szCs w:val="24"/>
        </w:rPr>
      </w:pPr>
      <w:r>
        <w:br w:type="page"/>
      </w:r>
    </w:p>
    <w:p w14:paraId="3CB9A898" w14:textId="77777777" w:rsidR="00FF6542" w:rsidRDefault="00FF6542" w:rsidP="00FF6542">
      <w:pPr>
        <w:jc w:val="center"/>
        <w:rPr>
          <w:sz w:val="36"/>
          <w:szCs w:val="36"/>
        </w:rPr>
      </w:pPr>
      <w:r>
        <w:rPr>
          <w:noProof/>
        </w:rPr>
        <w:drawing>
          <wp:inline distT="0" distB="0" distL="0" distR="0" wp14:anchorId="06EAF0DE" wp14:editId="7E272858">
            <wp:extent cx="3409950" cy="705507"/>
            <wp:effectExtent l="0" t="0" r="0" b="0"/>
            <wp:docPr id="2" name="Picture 2" descr="A black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red 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409950" cy="705507"/>
                    </a:xfrm>
                    <a:prstGeom prst="rect">
                      <a:avLst/>
                    </a:prstGeom>
                  </pic:spPr>
                </pic:pic>
              </a:graphicData>
            </a:graphic>
          </wp:inline>
        </w:drawing>
      </w:r>
    </w:p>
    <w:p w14:paraId="3985A46A" w14:textId="77777777" w:rsidR="00FF6542" w:rsidRDefault="00FF6542" w:rsidP="00FF6542">
      <w:pPr>
        <w:rPr>
          <w:sz w:val="36"/>
          <w:szCs w:val="36"/>
        </w:rPr>
      </w:pPr>
    </w:p>
    <w:p w14:paraId="57013E23" w14:textId="77777777" w:rsidR="00FF6542" w:rsidRDefault="00FF6542" w:rsidP="00FF6542">
      <w:pPr>
        <w:jc w:val="center"/>
        <w:rPr>
          <w:sz w:val="36"/>
          <w:szCs w:val="36"/>
        </w:rPr>
      </w:pPr>
    </w:p>
    <w:p w14:paraId="65B9B76E" w14:textId="77777777" w:rsidR="00FF6542" w:rsidRPr="003B40E6" w:rsidRDefault="00FF6542" w:rsidP="00FF6542">
      <w:pPr>
        <w:jc w:val="center"/>
        <w:rPr>
          <w:sz w:val="36"/>
          <w:szCs w:val="36"/>
        </w:rPr>
      </w:pPr>
      <w:r>
        <w:rPr>
          <w:sz w:val="36"/>
          <w:szCs w:val="36"/>
        </w:rPr>
        <w:t>Supplementary Materials for</w:t>
      </w:r>
    </w:p>
    <w:p w14:paraId="20BED453" w14:textId="77777777" w:rsidR="00FF6542" w:rsidRDefault="00FF6542" w:rsidP="00FF6542"/>
    <w:p w14:paraId="53E43411" w14:textId="19DAABF9" w:rsidR="00FF6542" w:rsidRDefault="00FF6542" w:rsidP="00FF6542">
      <w:pPr>
        <w:jc w:val="center"/>
        <w:rPr>
          <w:sz w:val="28"/>
          <w:szCs w:val="28"/>
        </w:rPr>
      </w:pPr>
      <w:r w:rsidRPr="008B6FD7">
        <w:rPr>
          <w:b/>
          <w:bCs/>
          <w:sz w:val="28"/>
          <w:szCs w:val="28"/>
        </w:rPr>
        <w:t xml:space="preserve">Dual </w:t>
      </w:r>
      <w:r w:rsidR="00E77CBC">
        <w:rPr>
          <w:b/>
          <w:bCs/>
          <w:sz w:val="28"/>
          <w:szCs w:val="28"/>
        </w:rPr>
        <w:t>Pathways</w:t>
      </w:r>
      <w:r w:rsidR="00E77CBC" w:rsidRPr="008B6FD7">
        <w:rPr>
          <w:b/>
          <w:bCs/>
          <w:sz w:val="28"/>
          <w:szCs w:val="28"/>
        </w:rPr>
        <w:t xml:space="preserve"> </w:t>
      </w:r>
      <w:r w:rsidRPr="008B6FD7">
        <w:rPr>
          <w:b/>
          <w:bCs/>
          <w:sz w:val="28"/>
          <w:szCs w:val="28"/>
        </w:rPr>
        <w:t>of Concealed Gun Carrying and Use from Adolescence to Adulthood over a 25-Year Era of Change</w:t>
      </w:r>
    </w:p>
    <w:p w14:paraId="74AE47B0" w14:textId="77777777" w:rsidR="00FF6542" w:rsidRPr="007108F5" w:rsidRDefault="00FF6542" w:rsidP="00FF6542">
      <w:pPr>
        <w:jc w:val="center"/>
        <w:rPr>
          <w:sz w:val="28"/>
          <w:szCs w:val="28"/>
        </w:rPr>
      </w:pPr>
    </w:p>
    <w:p w14:paraId="11C6CB7B" w14:textId="22F80614" w:rsidR="00FF6542" w:rsidRPr="00BE53A0" w:rsidRDefault="00FF6542" w:rsidP="001479F0">
      <w:pPr>
        <w:jc w:val="center"/>
        <w:rPr>
          <w:i/>
          <w:iCs/>
          <w:sz w:val="24"/>
          <w:szCs w:val="24"/>
        </w:rPr>
      </w:pPr>
      <w:r w:rsidRPr="00BE53A0">
        <w:rPr>
          <w:sz w:val="24"/>
          <w:szCs w:val="24"/>
        </w:rPr>
        <w:t xml:space="preserve">Charles C. Lanfear* </w:t>
      </w:r>
      <w:r w:rsidRPr="00BE53A0">
        <w:rPr>
          <w:i/>
          <w:iCs/>
          <w:sz w:val="24"/>
          <w:szCs w:val="24"/>
        </w:rPr>
        <w:t>et al.</w:t>
      </w:r>
    </w:p>
    <w:p w14:paraId="1278F744" w14:textId="77777777" w:rsidR="00FF6542" w:rsidRPr="00BE53A0" w:rsidRDefault="00FF6542" w:rsidP="00FF6542">
      <w:pPr>
        <w:jc w:val="center"/>
        <w:rPr>
          <w:sz w:val="24"/>
          <w:szCs w:val="24"/>
        </w:rPr>
      </w:pPr>
    </w:p>
    <w:p w14:paraId="45B2AD6A" w14:textId="77777777" w:rsidR="00FF6542" w:rsidRPr="00C15803" w:rsidRDefault="00FF6542" w:rsidP="00FF6542">
      <w:pPr>
        <w:jc w:val="center"/>
      </w:pPr>
      <w:r w:rsidRPr="00C15803">
        <w:t xml:space="preserve">*Corresponding author. Email: </w:t>
      </w:r>
      <w:hyperlink r:id="rId28" w:history="1">
        <w:r w:rsidRPr="00C15803">
          <w:rPr>
            <w:rStyle w:val="Hyperlink"/>
          </w:rPr>
          <w:t>cl948@cam.ac.uk</w:t>
        </w:r>
      </w:hyperlink>
    </w:p>
    <w:p w14:paraId="72B3A0CF" w14:textId="77777777" w:rsidR="00FF6542" w:rsidRPr="00BE53A0" w:rsidRDefault="00FF6542" w:rsidP="00FF6542">
      <w:pPr>
        <w:pStyle w:val="PubInfo"/>
        <w:rPr>
          <w:sz w:val="24"/>
          <w:szCs w:val="24"/>
        </w:rPr>
      </w:pPr>
    </w:p>
    <w:p w14:paraId="702D1537" w14:textId="77777777" w:rsidR="00FF6542" w:rsidRPr="00BE53A0" w:rsidRDefault="00FF6542" w:rsidP="00FF6542">
      <w:pPr>
        <w:jc w:val="center"/>
        <w:rPr>
          <w:sz w:val="24"/>
          <w:szCs w:val="24"/>
        </w:rPr>
      </w:pPr>
    </w:p>
    <w:p w14:paraId="0C93CE1A" w14:textId="77777777" w:rsidR="00FF6542" w:rsidRPr="00BE53A0" w:rsidRDefault="00FF6542" w:rsidP="00FF6542">
      <w:pPr>
        <w:jc w:val="center"/>
        <w:rPr>
          <w:sz w:val="24"/>
          <w:szCs w:val="24"/>
        </w:rPr>
      </w:pPr>
    </w:p>
    <w:p w14:paraId="1D567D4F" w14:textId="77777777" w:rsidR="00FF6542" w:rsidRPr="00BE53A0" w:rsidRDefault="00FF6542" w:rsidP="00FF6542">
      <w:pPr>
        <w:rPr>
          <w:sz w:val="24"/>
          <w:szCs w:val="24"/>
        </w:rPr>
      </w:pPr>
    </w:p>
    <w:p w14:paraId="1A120C94" w14:textId="77777777" w:rsidR="00FF6542" w:rsidRPr="00BE53A0" w:rsidRDefault="00FF6542" w:rsidP="00FF6542">
      <w:pPr>
        <w:rPr>
          <w:b/>
          <w:sz w:val="24"/>
          <w:szCs w:val="24"/>
        </w:rPr>
      </w:pPr>
    </w:p>
    <w:p w14:paraId="41794B2E" w14:textId="77777777" w:rsidR="00FF6542" w:rsidRPr="00BE53A0" w:rsidRDefault="00FF6542" w:rsidP="00FF6542">
      <w:pPr>
        <w:rPr>
          <w:b/>
          <w:sz w:val="24"/>
          <w:szCs w:val="24"/>
        </w:rPr>
      </w:pPr>
      <w:r w:rsidRPr="00BE53A0">
        <w:rPr>
          <w:b/>
          <w:sz w:val="24"/>
          <w:szCs w:val="24"/>
        </w:rPr>
        <w:t>This PDF file includes:</w:t>
      </w:r>
    </w:p>
    <w:p w14:paraId="6545ED24" w14:textId="77777777" w:rsidR="00FF6542" w:rsidRPr="00BE53A0" w:rsidRDefault="00FF6542" w:rsidP="00FF6542">
      <w:pPr>
        <w:rPr>
          <w:sz w:val="24"/>
          <w:szCs w:val="24"/>
        </w:rPr>
      </w:pPr>
    </w:p>
    <w:p w14:paraId="46A75837" w14:textId="77777777" w:rsidR="00FF6542" w:rsidRPr="00BE53A0" w:rsidRDefault="00FF6542" w:rsidP="00FF6542">
      <w:pPr>
        <w:ind w:left="720"/>
        <w:rPr>
          <w:sz w:val="24"/>
          <w:szCs w:val="24"/>
        </w:rPr>
      </w:pPr>
      <w:r w:rsidRPr="00BE53A0">
        <w:rPr>
          <w:sz w:val="24"/>
          <w:szCs w:val="24"/>
        </w:rPr>
        <w:t>Supplementary Text</w:t>
      </w:r>
    </w:p>
    <w:p w14:paraId="2E5C78B5" w14:textId="71D5F824" w:rsidR="00A744AA" w:rsidRDefault="00FF6542" w:rsidP="0058404A">
      <w:pPr>
        <w:ind w:left="720"/>
        <w:rPr>
          <w:sz w:val="24"/>
          <w:szCs w:val="24"/>
        </w:rPr>
      </w:pPr>
      <w:r w:rsidRPr="00BE53A0">
        <w:rPr>
          <w:sz w:val="24"/>
          <w:szCs w:val="24"/>
        </w:rPr>
        <w:t>Figs. S1</w:t>
      </w:r>
      <w:r w:rsidR="00A744AA">
        <w:rPr>
          <w:sz w:val="24"/>
          <w:szCs w:val="24"/>
        </w:rPr>
        <w:t xml:space="preserve">, </w:t>
      </w:r>
      <w:r w:rsidRPr="00BE53A0">
        <w:rPr>
          <w:sz w:val="24"/>
          <w:szCs w:val="24"/>
        </w:rPr>
        <w:t>S2</w:t>
      </w:r>
      <w:r w:rsidR="00A744AA">
        <w:rPr>
          <w:sz w:val="24"/>
          <w:szCs w:val="24"/>
        </w:rPr>
        <w:t>, and S3</w:t>
      </w:r>
    </w:p>
    <w:p w14:paraId="38B60008" w14:textId="17B599E8" w:rsidR="00FF6542" w:rsidRPr="00BE53A0" w:rsidRDefault="00A744AA" w:rsidP="0058404A">
      <w:pPr>
        <w:ind w:left="720"/>
        <w:rPr>
          <w:sz w:val="24"/>
          <w:szCs w:val="24"/>
        </w:rPr>
      </w:pPr>
      <w:r>
        <w:rPr>
          <w:sz w:val="24"/>
          <w:szCs w:val="24"/>
        </w:rPr>
        <w:t>Table</w:t>
      </w:r>
      <w:r w:rsidR="000A0026">
        <w:rPr>
          <w:sz w:val="24"/>
          <w:szCs w:val="24"/>
        </w:rPr>
        <w:t>s</w:t>
      </w:r>
      <w:r>
        <w:rPr>
          <w:sz w:val="24"/>
          <w:szCs w:val="24"/>
        </w:rPr>
        <w:t xml:space="preserve"> S1</w:t>
      </w:r>
      <w:r w:rsidR="000A0026">
        <w:rPr>
          <w:sz w:val="24"/>
          <w:szCs w:val="24"/>
        </w:rPr>
        <w:t>, S2</w:t>
      </w:r>
      <w:r w:rsidR="00FF6542" w:rsidRPr="00BE53A0">
        <w:rPr>
          <w:sz w:val="24"/>
          <w:szCs w:val="24"/>
        </w:rPr>
        <w:br w:type="page"/>
      </w:r>
      <w:bookmarkStart w:id="56" w:name="Tables"/>
      <w:bookmarkStart w:id="57" w:name="MaterialsMethods"/>
      <w:bookmarkEnd w:id="56"/>
      <w:bookmarkEnd w:id="57"/>
    </w:p>
    <w:p w14:paraId="392BF944" w14:textId="77777777" w:rsidR="00FF6542" w:rsidRPr="00BE53A0" w:rsidRDefault="00FF6542" w:rsidP="00FF6542">
      <w:pPr>
        <w:pStyle w:val="SMHeading"/>
      </w:pPr>
      <w:r w:rsidRPr="00BE53A0">
        <w:t>Supplementary Text</w:t>
      </w:r>
    </w:p>
    <w:p w14:paraId="67066EAE" w14:textId="77777777" w:rsidR="00FF6542" w:rsidRPr="00BE53A0" w:rsidRDefault="00FF6542" w:rsidP="00FF6542">
      <w:pPr>
        <w:pStyle w:val="SMSubheading"/>
        <w:rPr>
          <w:szCs w:val="24"/>
          <w:u w:val="single"/>
        </w:rPr>
      </w:pPr>
    </w:p>
    <w:p w14:paraId="7CD10643" w14:textId="77777777" w:rsidR="00FF6542" w:rsidRPr="00BE53A0" w:rsidRDefault="00FF6542" w:rsidP="00FF6542">
      <w:pPr>
        <w:pStyle w:val="SMSubheading"/>
        <w:rPr>
          <w:szCs w:val="24"/>
          <w:u w:val="single"/>
        </w:rPr>
      </w:pPr>
      <w:r w:rsidRPr="00BE53A0">
        <w:rPr>
          <w:szCs w:val="24"/>
          <w:u w:val="single"/>
        </w:rPr>
        <w:t>Variables used in analyses</w:t>
      </w:r>
    </w:p>
    <w:p w14:paraId="79EA3E9C" w14:textId="77777777" w:rsidR="00FF6542" w:rsidRPr="00BE53A0" w:rsidRDefault="00FF6542" w:rsidP="00FF6542">
      <w:pPr>
        <w:pStyle w:val="BodyText"/>
        <w:rPr>
          <w:sz w:val="24"/>
          <w:szCs w:val="24"/>
        </w:rPr>
      </w:pPr>
      <w:r w:rsidRPr="00BE53A0">
        <w:rPr>
          <w:sz w:val="24"/>
          <w:szCs w:val="24"/>
        </w:rPr>
        <w:t>All dependent variables are calculated from multiple survey items asked directly to respondents of the PHDCN-LCS. The survey waves and cohorts asked for each item are coded for brevity. For example, “W</w:t>
      </w:r>
      <w:proofErr w:type="gramStart"/>
      <w:r w:rsidRPr="00BE53A0">
        <w:rPr>
          <w:sz w:val="24"/>
          <w:szCs w:val="24"/>
        </w:rPr>
        <w:t>2,W</w:t>
      </w:r>
      <w:proofErr w:type="gramEnd"/>
      <w:r w:rsidRPr="00BE53A0">
        <w:rPr>
          <w:sz w:val="24"/>
          <w:szCs w:val="24"/>
        </w:rPr>
        <w:t>3:9,12,15” indicates an item asked of respondents in waves 2 and 3 if they were in cohorts 9, 12, and 15. “All” indicates cohorts 0, 9, 12, and 15.</w:t>
      </w:r>
    </w:p>
    <w:p w14:paraId="2A70D3B2" w14:textId="77777777" w:rsidR="00FF6542" w:rsidRPr="00BE53A0" w:rsidRDefault="00FF6542" w:rsidP="00785C6C">
      <w:pPr>
        <w:pStyle w:val="BodyText"/>
        <w:ind w:firstLine="240"/>
        <w:rPr>
          <w:b/>
          <w:bCs/>
          <w:sz w:val="24"/>
          <w:szCs w:val="24"/>
        </w:rPr>
      </w:pPr>
      <w:bookmarkStart w:id="58" w:name="outcomes"/>
      <w:r w:rsidRPr="00BE53A0">
        <w:rPr>
          <w:b/>
          <w:bCs/>
          <w:sz w:val="24"/>
          <w:szCs w:val="24"/>
        </w:rPr>
        <w:t>Outcomes</w:t>
      </w:r>
    </w:p>
    <w:p w14:paraId="4576123B" w14:textId="77777777" w:rsidR="00FF6542" w:rsidRPr="00BE53A0" w:rsidRDefault="00FF6542" w:rsidP="00FF6542">
      <w:pPr>
        <w:pStyle w:val="BodyText"/>
        <w:numPr>
          <w:ilvl w:val="0"/>
          <w:numId w:val="19"/>
        </w:numPr>
        <w:spacing w:after="0"/>
        <w:rPr>
          <w:sz w:val="24"/>
          <w:szCs w:val="24"/>
        </w:rPr>
      </w:pPr>
      <w:r w:rsidRPr="00BE53A0">
        <w:rPr>
          <w:sz w:val="24"/>
          <w:szCs w:val="24"/>
        </w:rPr>
        <w:t>Age when respondent first carried a concealed gun (i.e., onset):</w:t>
      </w:r>
    </w:p>
    <w:p w14:paraId="5DA62E9C" w14:textId="77777777" w:rsidR="00FF6542" w:rsidRPr="00BE53A0" w:rsidRDefault="00FF6542" w:rsidP="00FF6542">
      <w:pPr>
        <w:pStyle w:val="BodyText"/>
        <w:numPr>
          <w:ilvl w:val="1"/>
          <w:numId w:val="20"/>
        </w:numPr>
        <w:spacing w:after="0"/>
        <w:rPr>
          <w:sz w:val="24"/>
          <w:szCs w:val="24"/>
        </w:rPr>
      </w:pPr>
      <w:r w:rsidRPr="00BE53A0">
        <w:rPr>
          <w:sz w:val="24"/>
          <w:szCs w:val="24"/>
        </w:rPr>
        <w:t>“Have you ever carried a concealed or hidden gun with you anywhere?” (W</w:t>
      </w:r>
      <w:proofErr w:type="gramStart"/>
      <w:r w:rsidRPr="00BE53A0">
        <w:rPr>
          <w:sz w:val="24"/>
          <w:szCs w:val="24"/>
        </w:rPr>
        <w:t>2,W</w:t>
      </w:r>
      <w:proofErr w:type="gramEnd"/>
      <w:r w:rsidRPr="00BE53A0">
        <w:rPr>
          <w:sz w:val="24"/>
          <w:szCs w:val="24"/>
        </w:rPr>
        <w:t>3:9,12,15)</w:t>
      </w:r>
    </w:p>
    <w:p w14:paraId="4B56F3F5" w14:textId="77777777" w:rsidR="00FF6542" w:rsidRPr="00BE53A0" w:rsidRDefault="00FF6542" w:rsidP="00FF6542">
      <w:pPr>
        <w:pStyle w:val="BodyText"/>
        <w:numPr>
          <w:ilvl w:val="1"/>
          <w:numId w:val="20"/>
        </w:numPr>
        <w:spacing w:after="0"/>
        <w:rPr>
          <w:sz w:val="24"/>
          <w:szCs w:val="24"/>
        </w:rPr>
      </w:pPr>
      <w:r w:rsidRPr="00BE53A0">
        <w:rPr>
          <w:sz w:val="24"/>
          <w:szCs w:val="24"/>
        </w:rPr>
        <w:t>“When was the last time you carried a concealed gun?” (W</w:t>
      </w:r>
      <w:proofErr w:type="gramStart"/>
      <w:r w:rsidRPr="00BE53A0">
        <w:rPr>
          <w:sz w:val="24"/>
          <w:szCs w:val="24"/>
        </w:rPr>
        <w:t>2,W</w:t>
      </w:r>
      <w:proofErr w:type="gramEnd"/>
      <w:r w:rsidRPr="00BE53A0">
        <w:rPr>
          <w:sz w:val="24"/>
          <w:szCs w:val="24"/>
        </w:rPr>
        <w:t>3:9,12,15; W</w:t>
      </w:r>
      <w:proofErr w:type="gramStart"/>
      <w:r w:rsidRPr="00BE53A0">
        <w:rPr>
          <w:sz w:val="24"/>
          <w:szCs w:val="24"/>
        </w:rPr>
        <w:t>5:all</w:t>
      </w:r>
      <w:proofErr w:type="gramEnd"/>
      <w:r w:rsidRPr="00BE53A0">
        <w:rPr>
          <w:sz w:val="24"/>
          <w:szCs w:val="24"/>
        </w:rPr>
        <w:t>)</w:t>
      </w:r>
    </w:p>
    <w:p w14:paraId="61D9DD50" w14:textId="77777777" w:rsidR="00FF6542" w:rsidRPr="00BE53A0" w:rsidRDefault="00FF6542" w:rsidP="00FF6542">
      <w:pPr>
        <w:pStyle w:val="BodyText"/>
        <w:numPr>
          <w:ilvl w:val="1"/>
          <w:numId w:val="20"/>
        </w:numPr>
        <w:spacing w:after="0"/>
        <w:rPr>
          <w:sz w:val="24"/>
          <w:szCs w:val="24"/>
        </w:rPr>
      </w:pPr>
      <w:r w:rsidRPr="00BE53A0">
        <w:rPr>
          <w:sz w:val="24"/>
          <w:szCs w:val="24"/>
        </w:rPr>
        <w:t>“Have you ever carried a concealed or hidden gun with you anywhere, whether you had a permit for the gun or not? This doesn’t include a BB gun or any type of toy gun, like a paint ball gun or air rifle.” (W</w:t>
      </w:r>
      <w:proofErr w:type="gramStart"/>
      <w:r w:rsidRPr="00BE53A0">
        <w:rPr>
          <w:sz w:val="24"/>
          <w:szCs w:val="24"/>
        </w:rPr>
        <w:t>5:all</w:t>
      </w:r>
      <w:proofErr w:type="gramEnd"/>
      <w:r w:rsidRPr="00BE53A0">
        <w:rPr>
          <w:sz w:val="24"/>
          <w:szCs w:val="24"/>
        </w:rPr>
        <w:t>)</w:t>
      </w:r>
    </w:p>
    <w:p w14:paraId="7E0C21B2" w14:textId="77777777" w:rsidR="00FF6542" w:rsidRPr="00BE53A0" w:rsidRDefault="00FF6542" w:rsidP="00FF6542">
      <w:pPr>
        <w:pStyle w:val="BodyText"/>
        <w:numPr>
          <w:ilvl w:val="1"/>
          <w:numId w:val="20"/>
        </w:numPr>
        <w:spacing w:after="0"/>
        <w:rPr>
          <w:sz w:val="24"/>
          <w:szCs w:val="24"/>
        </w:rPr>
      </w:pPr>
      <w:r w:rsidRPr="00BE53A0">
        <w:rPr>
          <w:sz w:val="24"/>
          <w:szCs w:val="24"/>
        </w:rPr>
        <w:t>“What age were you the first time you carried a concealed or hidden gun with you anywhere?” (W</w:t>
      </w:r>
      <w:proofErr w:type="gramStart"/>
      <w:r w:rsidRPr="00BE53A0">
        <w:rPr>
          <w:sz w:val="24"/>
          <w:szCs w:val="24"/>
        </w:rPr>
        <w:t>5:all</w:t>
      </w:r>
      <w:proofErr w:type="gramEnd"/>
      <w:r w:rsidRPr="00BE53A0">
        <w:rPr>
          <w:sz w:val="24"/>
          <w:szCs w:val="24"/>
        </w:rPr>
        <w:t>)</w:t>
      </w:r>
    </w:p>
    <w:p w14:paraId="3275AF7D" w14:textId="77777777" w:rsidR="00FF6542" w:rsidRPr="00BE53A0" w:rsidRDefault="00FF6542" w:rsidP="00FF6542">
      <w:pPr>
        <w:pStyle w:val="BodyText"/>
        <w:numPr>
          <w:ilvl w:val="0"/>
          <w:numId w:val="19"/>
        </w:numPr>
        <w:spacing w:after="0"/>
        <w:rPr>
          <w:sz w:val="24"/>
          <w:szCs w:val="24"/>
        </w:rPr>
      </w:pPr>
      <w:r w:rsidRPr="00BE53A0">
        <w:rPr>
          <w:sz w:val="24"/>
          <w:szCs w:val="24"/>
        </w:rPr>
        <w:t>Past-year concealed gun carry:</w:t>
      </w:r>
    </w:p>
    <w:p w14:paraId="67DA11C5" w14:textId="77777777" w:rsidR="00FF6542" w:rsidRPr="00BE53A0" w:rsidRDefault="00FF6542" w:rsidP="00FF6542">
      <w:pPr>
        <w:pStyle w:val="BodyText"/>
        <w:numPr>
          <w:ilvl w:val="1"/>
          <w:numId w:val="21"/>
        </w:numPr>
        <w:spacing w:after="0"/>
        <w:rPr>
          <w:sz w:val="24"/>
          <w:szCs w:val="24"/>
        </w:rPr>
      </w:pPr>
      <w:r w:rsidRPr="00BE53A0">
        <w:rPr>
          <w:sz w:val="24"/>
          <w:szCs w:val="24"/>
        </w:rPr>
        <w:t>“Have you ever carried a concealed or hidden gun with you anywhere, whether you had a permit for the gun or not? This doesn’t include a BB gun or any type of toy gun, like a paint ball gun or air rifle?” (W</w:t>
      </w:r>
      <w:proofErr w:type="gramStart"/>
      <w:r w:rsidRPr="00BE53A0">
        <w:rPr>
          <w:sz w:val="24"/>
          <w:szCs w:val="24"/>
        </w:rPr>
        <w:t>5:all</w:t>
      </w:r>
      <w:proofErr w:type="gramEnd"/>
      <w:r w:rsidRPr="00BE53A0">
        <w:rPr>
          <w:sz w:val="24"/>
          <w:szCs w:val="24"/>
        </w:rPr>
        <w:t>)</w:t>
      </w:r>
    </w:p>
    <w:p w14:paraId="33E897B8" w14:textId="77777777" w:rsidR="00FF6542" w:rsidRPr="00BE53A0" w:rsidRDefault="00FF6542" w:rsidP="00FF6542">
      <w:pPr>
        <w:pStyle w:val="BodyText"/>
        <w:numPr>
          <w:ilvl w:val="1"/>
          <w:numId w:val="21"/>
        </w:numPr>
        <w:spacing w:after="0"/>
        <w:rPr>
          <w:sz w:val="24"/>
          <w:szCs w:val="24"/>
        </w:rPr>
      </w:pPr>
      <w:r w:rsidRPr="00BE53A0">
        <w:rPr>
          <w:sz w:val="24"/>
          <w:szCs w:val="24"/>
        </w:rPr>
        <w:t>“When was the last time you carried a concealed gun?” (W</w:t>
      </w:r>
      <w:proofErr w:type="gramStart"/>
      <w:r w:rsidRPr="00BE53A0">
        <w:rPr>
          <w:sz w:val="24"/>
          <w:szCs w:val="24"/>
        </w:rPr>
        <w:t>5:all</w:t>
      </w:r>
      <w:proofErr w:type="gramEnd"/>
      <w:r w:rsidRPr="00BE53A0">
        <w:rPr>
          <w:sz w:val="24"/>
          <w:szCs w:val="24"/>
        </w:rPr>
        <w:t>)</w:t>
      </w:r>
    </w:p>
    <w:p w14:paraId="7D114FEC" w14:textId="77777777" w:rsidR="00FF6542" w:rsidRPr="00BE53A0" w:rsidRDefault="00FF6542" w:rsidP="00FF6542">
      <w:pPr>
        <w:pStyle w:val="BodyText"/>
        <w:numPr>
          <w:ilvl w:val="1"/>
          <w:numId w:val="21"/>
        </w:numPr>
        <w:spacing w:after="0"/>
        <w:rPr>
          <w:sz w:val="24"/>
          <w:szCs w:val="24"/>
        </w:rPr>
      </w:pPr>
      <w:r w:rsidRPr="00BE53A0">
        <w:rPr>
          <w:sz w:val="24"/>
          <w:szCs w:val="24"/>
        </w:rPr>
        <w:t>“Did you have a concealed carry gun permit the last time you carried a concealed or hidden gun?” (W</w:t>
      </w:r>
      <w:proofErr w:type="gramStart"/>
      <w:r w:rsidRPr="00BE53A0">
        <w:rPr>
          <w:sz w:val="24"/>
          <w:szCs w:val="24"/>
        </w:rPr>
        <w:t>5:all</w:t>
      </w:r>
      <w:proofErr w:type="gramEnd"/>
      <w:r w:rsidRPr="00BE53A0">
        <w:rPr>
          <w:sz w:val="24"/>
          <w:szCs w:val="24"/>
        </w:rPr>
        <w:t>)</w:t>
      </w:r>
    </w:p>
    <w:p w14:paraId="1C340806" w14:textId="77777777" w:rsidR="00FF6542" w:rsidRPr="00BE53A0" w:rsidRDefault="00FF6542" w:rsidP="00FF6542">
      <w:pPr>
        <w:pStyle w:val="BodyText"/>
        <w:numPr>
          <w:ilvl w:val="0"/>
          <w:numId w:val="19"/>
        </w:numPr>
        <w:spacing w:after="0"/>
        <w:rPr>
          <w:sz w:val="24"/>
          <w:szCs w:val="24"/>
        </w:rPr>
      </w:pPr>
      <w:r w:rsidRPr="00BE53A0">
        <w:rPr>
          <w:sz w:val="24"/>
          <w:szCs w:val="24"/>
        </w:rPr>
        <w:t>Age when respondent first used a gun:</w:t>
      </w:r>
    </w:p>
    <w:p w14:paraId="13248841" w14:textId="77777777" w:rsidR="00FF6542" w:rsidRPr="00BE53A0" w:rsidRDefault="00FF6542" w:rsidP="00FF6542">
      <w:pPr>
        <w:pStyle w:val="BodyText"/>
        <w:numPr>
          <w:ilvl w:val="1"/>
          <w:numId w:val="22"/>
        </w:numPr>
        <w:spacing w:after="0"/>
        <w:rPr>
          <w:sz w:val="24"/>
          <w:szCs w:val="24"/>
        </w:rPr>
      </w:pPr>
      <w:r w:rsidRPr="00BE53A0">
        <w:rPr>
          <w:sz w:val="24"/>
          <w:szCs w:val="24"/>
        </w:rPr>
        <w:t xml:space="preserve">“Have you ever used a gun in </w:t>
      </w:r>
      <w:proofErr w:type="spellStart"/>
      <w:r w:rsidRPr="00BE53A0">
        <w:rPr>
          <w:sz w:val="24"/>
          <w:szCs w:val="24"/>
        </w:rPr>
        <w:t>self defense</w:t>
      </w:r>
      <w:proofErr w:type="spellEnd"/>
      <w:r w:rsidRPr="00BE53A0">
        <w:rPr>
          <w:sz w:val="24"/>
          <w:szCs w:val="24"/>
        </w:rPr>
        <w:t>?” (W3:15)</w:t>
      </w:r>
    </w:p>
    <w:p w14:paraId="7B8BD052" w14:textId="77777777" w:rsidR="00FF6542" w:rsidRPr="00BE53A0" w:rsidRDefault="00FF6542" w:rsidP="00FF6542">
      <w:pPr>
        <w:pStyle w:val="BodyText"/>
        <w:numPr>
          <w:ilvl w:val="1"/>
          <w:numId w:val="22"/>
        </w:numPr>
        <w:spacing w:after="0"/>
        <w:rPr>
          <w:sz w:val="24"/>
          <w:szCs w:val="24"/>
        </w:rPr>
      </w:pPr>
      <w:r w:rsidRPr="00BE53A0">
        <w:rPr>
          <w:sz w:val="24"/>
          <w:szCs w:val="24"/>
        </w:rPr>
        <w:t xml:space="preserve">“Did this [using a gun in </w:t>
      </w:r>
      <w:proofErr w:type="spellStart"/>
      <w:r w:rsidRPr="00BE53A0">
        <w:rPr>
          <w:sz w:val="24"/>
          <w:szCs w:val="24"/>
        </w:rPr>
        <w:t>self defense</w:t>
      </w:r>
      <w:proofErr w:type="spellEnd"/>
      <w:r w:rsidRPr="00BE53A0">
        <w:rPr>
          <w:sz w:val="24"/>
          <w:szCs w:val="24"/>
        </w:rPr>
        <w:t>] happen in the past year?” (W3:15)</w:t>
      </w:r>
    </w:p>
    <w:p w14:paraId="3DC3C829" w14:textId="77777777" w:rsidR="00FF6542" w:rsidRPr="00BE53A0" w:rsidRDefault="00FF6542" w:rsidP="00FF6542">
      <w:pPr>
        <w:pStyle w:val="BodyText"/>
        <w:numPr>
          <w:ilvl w:val="1"/>
          <w:numId w:val="22"/>
        </w:numPr>
        <w:spacing w:after="0"/>
        <w:rPr>
          <w:sz w:val="24"/>
          <w:szCs w:val="24"/>
        </w:rPr>
      </w:pPr>
      <w:r w:rsidRPr="00BE53A0">
        <w:rPr>
          <w:sz w:val="24"/>
          <w:szCs w:val="24"/>
        </w:rPr>
        <w:t>“Have you ever used a gun, even if it was not fired, to protect yourself, someone else, or your property?” (W</w:t>
      </w:r>
      <w:proofErr w:type="gramStart"/>
      <w:r w:rsidRPr="00BE53A0">
        <w:rPr>
          <w:sz w:val="24"/>
          <w:szCs w:val="24"/>
        </w:rPr>
        <w:t>5:all</w:t>
      </w:r>
      <w:proofErr w:type="gramEnd"/>
      <w:r w:rsidRPr="00BE53A0">
        <w:rPr>
          <w:sz w:val="24"/>
          <w:szCs w:val="24"/>
        </w:rPr>
        <w:t>)</w:t>
      </w:r>
    </w:p>
    <w:p w14:paraId="1AE295CD" w14:textId="77777777" w:rsidR="00FF6542" w:rsidRPr="00BE53A0" w:rsidRDefault="00FF6542" w:rsidP="00FF6542">
      <w:pPr>
        <w:pStyle w:val="BodyText"/>
        <w:numPr>
          <w:ilvl w:val="1"/>
          <w:numId w:val="22"/>
        </w:numPr>
        <w:spacing w:after="0"/>
        <w:rPr>
          <w:sz w:val="24"/>
          <w:szCs w:val="24"/>
        </w:rPr>
      </w:pPr>
      <w:r w:rsidRPr="00BE53A0">
        <w:rPr>
          <w:sz w:val="24"/>
          <w:szCs w:val="24"/>
        </w:rPr>
        <w:t>“How old were you when this [using a gun to protect yourself, someone else or your property] first happened?” (W</w:t>
      </w:r>
      <w:proofErr w:type="gramStart"/>
      <w:r w:rsidRPr="00BE53A0">
        <w:rPr>
          <w:sz w:val="24"/>
          <w:szCs w:val="24"/>
        </w:rPr>
        <w:t>5:all</w:t>
      </w:r>
      <w:proofErr w:type="gramEnd"/>
      <w:r w:rsidRPr="00BE53A0">
        <w:rPr>
          <w:sz w:val="24"/>
          <w:szCs w:val="24"/>
        </w:rPr>
        <w:t>)</w:t>
      </w:r>
    </w:p>
    <w:p w14:paraId="0199A933" w14:textId="77777777" w:rsidR="00FF6542" w:rsidRPr="00BE53A0" w:rsidRDefault="00FF6542" w:rsidP="00FF6542">
      <w:pPr>
        <w:pStyle w:val="BodyText"/>
        <w:numPr>
          <w:ilvl w:val="1"/>
          <w:numId w:val="22"/>
        </w:numPr>
        <w:spacing w:after="0"/>
        <w:rPr>
          <w:sz w:val="24"/>
          <w:szCs w:val="24"/>
        </w:rPr>
      </w:pPr>
      <w:r w:rsidRPr="00BE53A0">
        <w:rPr>
          <w:sz w:val="24"/>
          <w:szCs w:val="24"/>
        </w:rPr>
        <w:t>“In your whole life, have you ever shot or shot at somebody?” (W</w:t>
      </w:r>
      <w:proofErr w:type="gramStart"/>
      <w:r w:rsidRPr="00BE53A0">
        <w:rPr>
          <w:sz w:val="24"/>
          <w:szCs w:val="24"/>
        </w:rPr>
        <w:t>5:all</w:t>
      </w:r>
      <w:proofErr w:type="gramEnd"/>
      <w:r w:rsidRPr="00BE53A0">
        <w:rPr>
          <w:sz w:val="24"/>
          <w:szCs w:val="24"/>
        </w:rPr>
        <w:t>)</w:t>
      </w:r>
    </w:p>
    <w:p w14:paraId="7EFCC731" w14:textId="77777777" w:rsidR="00FF6542" w:rsidRPr="00BE53A0" w:rsidRDefault="00FF6542" w:rsidP="00FF6542">
      <w:pPr>
        <w:pStyle w:val="BodyText"/>
        <w:numPr>
          <w:ilvl w:val="1"/>
          <w:numId w:val="22"/>
        </w:numPr>
        <w:spacing w:after="0"/>
        <w:rPr>
          <w:sz w:val="24"/>
          <w:szCs w:val="24"/>
        </w:rPr>
      </w:pPr>
      <w:r w:rsidRPr="00BE53A0">
        <w:rPr>
          <w:sz w:val="24"/>
          <w:szCs w:val="24"/>
        </w:rPr>
        <w:t>“How old were you when this [having shot or shot at somebody] first happened?” (W</w:t>
      </w:r>
      <w:proofErr w:type="gramStart"/>
      <w:r w:rsidRPr="00BE53A0">
        <w:rPr>
          <w:sz w:val="24"/>
          <w:szCs w:val="24"/>
        </w:rPr>
        <w:t>5:all</w:t>
      </w:r>
      <w:proofErr w:type="gramEnd"/>
      <w:r w:rsidRPr="00BE53A0">
        <w:rPr>
          <w:sz w:val="24"/>
          <w:szCs w:val="24"/>
        </w:rPr>
        <w:t>)</w:t>
      </w:r>
      <w:r w:rsidRPr="00BE53A0">
        <w:rPr>
          <w:sz w:val="24"/>
          <w:szCs w:val="24"/>
        </w:rPr>
        <w:br/>
      </w:r>
    </w:p>
    <w:p w14:paraId="42728F73" w14:textId="77777777" w:rsidR="00FF6542" w:rsidRPr="00BE53A0" w:rsidRDefault="00FF6542" w:rsidP="00785C6C">
      <w:pPr>
        <w:pStyle w:val="BodyText"/>
        <w:ind w:firstLine="240"/>
        <w:rPr>
          <w:b/>
          <w:bCs/>
          <w:sz w:val="24"/>
          <w:szCs w:val="24"/>
        </w:rPr>
      </w:pPr>
      <w:bookmarkStart w:id="59" w:name="predictors"/>
      <w:bookmarkEnd w:id="58"/>
      <w:r w:rsidRPr="00BE53A0">
        <w:rPr>
          <w:b/>
          <w:bCs/>
          <w:sz w:val="24"/>
          <w:szCs w:val="24"/>
        </w:rPr>
        <w:t>Predictors</w:t>
      </w:r>
    </w:p>
    <w:p w14:paraId="3FF5FC54" w14:textId="77777777" w:rsidR="00FF6542" w:rsidRPr="00BE53A0" w:rsidRDefault="00FF6542" w:rsidP="00FF6542">
      <w:pPr>
        <w:pStyle w:val="BodyText"/>
        <w:numPr>
          <w:ilvl w:val="0"/>
          <w:numId w:val="23"/>
        </w:numPr>
        <w:spacing w:after="0"/>
        <w:rPr>
          <w:sz w:val="24"/>
          <w:szCs w:val="24"/>
        </w:rPr>
      </w:pPr>
      <w:r w:rsidRPr="00BE53A0">
        <w:rPr>
          <w:sz w:val="24"/>
          <w:szCs w:val="24"/>
        </w:rPr>
        <w:t>Age when respondent was first exposed to gun violence:</w:t>
      </w:r>
    </w:p>
    <w:p w14:paraId="5ADDFC47" w14:textId="77777777" w:rsidR="00FF6542" w:rsidRPr="00BE53A0" w:rsidRDefault="00FF6542" w:rsidP="00FF6542">
      <w:pPr>
        <w:pStyle w:val="BodyText"/>
        <w:numPr>
          <w:ilvl w:val="1"/>
          <w:numId w:val="24"/>
        </w:numPr>
        <w:spacing w:after="0"/>
        <w:rPr>
          <w:sz w:val="24"/>
          <w:szCs w:val="24"/>
        </w:rPr>
      </w:pPr>
      <w:r w:rsidRPr="00BE53A0">
        <w:rPr>
          <w:sz w:val="24"/>
          <w:szCs w:val="24"/>
        </w:rPr>
        <w:t>“Have you ever seen or been present when someone was shot?” (W1:9,12,15)</w:t>
      </w:r>
    </w:p>
    <w:p w14:paraId="112420DD" w14:textId="77777777" w:rsidR="00FF6542" w:rsidRPr="00BE53A0" w:rsidRDefault="00FF6542" w:rsidP="00FF6542">
      <w:pPr>
        <w:pStyle w:val="BodyText"/>
        <w:numPr>
          <w:ilvl w:val="1"/>
          <w:numId w:val="24"/>
        </w:numPr>
        <w:spacing w:after="0"/>
        <w:rPr>
          <w:sz w:val="24"/>
          <w:szCs w:val="24"/>
        </w:rPr>
      </w:pPr>
      <w:r w:rsidRPr="00BE53A0">
        <w:rPr>
          <w:sz w:val="24"/>
          <w:szCs w:val="24"/>
        </w:rPr>
        <w:t>“When was the last time you saw that [someone shot]?” (W1:9,12,15)</w:t>
      </w:r>
    </w:p>
    <w:p w14:paraId="320D756F" w14:textId="77777777" w:rsidR="00FF6542" w:rsidRPr="00BE53A0" w:rsidRDefault="00FF6542" w:rsidP="00FF6542">
      <w:pPr>
        <w:pStyle w:val="BodyText"/>
        <w:numPr>
          <w:ilvl w:val="1"/>
          <w:numId w:val="24"/>
        </w:numPr>
        <w:spacing w:after="0"/>
        <w:rPr>
          <w:sz w:val="24"/>
          <w:szCs w:val="24"/>
        </w:rPr>
      </w:pPr>
      <w:r w:rsidRPr="00BE53A0">
        <w:rPr>
          <w:sz w:val="24"/>
          <w:szCs w:val="24"/>
        </w:rPr>
        <w:t>“In your whole life, have you ever seen someone else get shot?” (W</w:t>
      </w:r>
      <w:proofErr w:type="gramStart"/>
      <w:r w:rsidRPr="00BE53A0">
        <w:rPr>
          <w:sz w:val="24"/>
          <w:szCs w:val="24"/>
        </w:rPr>
        <w:t>2,W</w:t>
      </w:r>
      <w:proofErr w:type="gramEnd"/>
      <w:r w:rsidRPr="00BE53A0">
        <w:rPr>
          <w:sz w:val="24"/>
          <w:szCs w:val="24"/>
        </w:rPr>
        <w:t>3:9,12,15; W</w:t>
      </w:r>
      <w:proofErr w:type="gramStart"/>
      <w:r w:rsidRPr="00BE53A0">
        <w:rPr>
          <w:sz w:val="24"/>
          <w:szCs w:val="24"/>
        </w:rPr>
        <w:t>5:all</w:t>
      </w:r>
      <w:proofErr w:type="gramEnd"/>
      <w:r w:rsidRPr="00BE53A0">
        <w:rPr>
          <w:sz w:val="24"/>
          <w:szCs w:val="24"/>
        </w:rPr>
        <w:t>)</w:t>
      </w:r>
    </w:p>
    <w:p w14:paraId="495EF12D" w14:textId="77777777" w:rsidR="00FF6542" w:rsidRPr="00BE53A0" w:rsidRDefault="00FF6542" w:rsidP="00FF6542">
      <w:pPr>
        <w:pStyle w:val="BodyText"/>
        <w:numPr>
          <w:ilvl w:val="1"/>
          <w:numId w:val="24"/>
        </w:numPr>
        <w:spacing w:after="0"/>
        <w:rPr>
          <w:sz w:val="24"/>
          <w:szCs w:val="24"/>
        </w:rPr>
      </w:pPr>
      <w:r w:rsidRPr="00BE53A0">
        <w:rPr>
          <w:sz w:val="24"/>
          <w:szCs w:val="24"/>
        </w:rPr>
        <w:t>“Now just thinking about the last 12 months, have you seen someone get shot?” (W</w:t>
      </w:r>
      <w:proofErr w:type="gramStart"/>
      <w:r w:rsidRPr="00BE53A0">
        <w:rPr>
          <w:sz w:val="24"/>
          <w:szCs w:val="24"/>
        </w:rPr>
        <w:t>2,W</w:t>
      </w:r>
      <w:proofErr w:type="gramEnd"/>
      <w:r w:rsidRPr="00BE53A0">
        <w:rPr>
          <w:sz w:val="24"/>
          <w:szCs w:val="24"/>
        </w:rPr>
        <w:t>3:9,12,15)</w:t>
      </w:r>
    </w:p>
    <w:p w14:paraId="5A571A9F" w14:textId="77777777" w:rsidR="00FF6542" w:rsidRPr="00BE53A0" w:rsidRDefault="00FF6542" w:rsidP="00FF6542">
      <w:pPr>
        <w:pStyle w:val="BodyText"/>
        <w:numPr>
          <w:ilvl w:val="1"/>
          <w:numId w:val="24"/>
        </w:numPr>
        <w:spacing w:after="0"/>
        <w:rPr>
          <w:sz w:val="24"/>
          <w:szCs w:val="24"/>
        </w:rPr>
      </w:pPr>
      <w:r w:rsidRPr="00BE53A0">
        <w:rPr>
          <w:sz w:val="24"/>
          <w:szCs w:val="24"/>
        </w:rPr>
        <w:t>“How old were you the first time you saw this [someone get shot]?” (W2:W9,12,15)</w:t>
      </w:r>
    </w:p>
    <w:p w14:paraId="5AA52658" w14:textId="77777777" w:rsidR="00FF6542" w:rsidRPr="00BE53A0" w:rsidRDefault="00FF6542" w:rsidP="00FF6542">
      <w:pPr>
        <w:pStyle w:val="BodyText"/>
        <w:numPr>
          <w:ilvl w:val="1"/>
          <w:numId w:val="24"/>
        </w:numPr>
        <w:spacing w:after="0"/>
        <w:rPr>
          <w:sz w:val="24"/>
          <w:szCs w:val="24"/>
        </w:rPr>
      </w:pPr>
      <w:r w:rsidRPr="00BE53A0">
        <w:rPr>
          <w:sz w:val="24"/>
          <w:szCs w:val="24"/>
        </w:rPr>
        <w:t>“Now just thinking about the past 12 months, have you ever seen someone else get shot?” (W</w:t>
      </w:r>
      <w:proofErr w:type="gramStart"/>
      <w:r w:rsidRPr="00BE53A0">
        <w:rPr>
          <w:sz w:val="24"/>
          <w:szCs w:val="24"/>
        </w:rPr>
        <w:t>5:all</w:t>
      </w:r>
      <w:proofErr w:type="gramEnd"/>
      <w:r w:rsidRPr="00BE53A0">
        <w:rPr>
          <w:sz w:val="24"/>
          <w:szCs w:val="24"/>
        </w:rPr>
        <w:t>)</w:t>
      </w:r>
    </w:p>
    <w:p w14:paraId="0CBCDCFB" w14:textId="77777777" w:rsidR="00FF6542" w:rsidRPr="00BE53A0" w:rsidRDefault="00FF6542" w:rsidP="00FF6542">
      <w:pPr>
        <w:pStyle w:val="BodyText"/>
        <w:numPr>
          <w:ilvl w:val="1"/>
          <w:numId w:val="24"/>
        </w:numPr>
        <w:spacing w:after="0"/>
        <w:rPr>
          <w:sz w:val="24"/>
          <w:szCs w:val="24"/>
        </w:rPr>
      </w:pPr>
      <w:r w:rsidRPr="00BE53A0">
        <w:rPr>
          <w:sz w:val="24"/>
          <w:szCs w:val="24"/>
        </w:rPr>
        <w:t>“In your whole life, have you ever been shot?” (W</w:t>
      </w:r>
      <w:proofErr w:type="gramStart"/>
      <w:r w:rsidRPr="00BE53A0">
        <w:rPr>
          <w:sz w:val="24"/>
          <w:szCs w:val="24"/>
        </w:rPr>
        <w:t>2,W</w:t>
      </w:r>
      <w:proofErr w:type="gramEnd"/>
      <w:r w:rsidRPr="00BE53A0">
        <w:rPr>
          <w:sz w:val="24"/>
          <w:szCs w:val="24"/>
        </w:rPr>
        <w:t>3:9,12,15; W</w:t>
      </w:r>
      <w:proofErr w:type="gramStart"/>
      <w:r w:rsidRPr="00BE53A0">
        <w:rPr>
          <w:sz w:val="24"/>
          <w:szCs w:val="24"/>
        </w:rPr>
        <w:t>5:all</w:t>
      </w:r>
      <w:proofErr w:type="gramEnd"/>
      <w:r w:rsidRPr="00BE53A0">
        <w:rPr>
          <w:sz w:val="24"/>
          <w:szCs w:val="24"/>
        </w:rPr>
        <w:t>)</w:t>
      </w:r>
    </w:p>
    <w:p w14:paraId="447648F3" w14:textId="77777777" w:rsidR="00FF6542" w:rsidRPr="00BE53A0" w:rsidRDefault="00FF6542" w:rsidP="00FF6542">
      <w:pPr>
        <w:pStyle w:val="BodyText"/>
        <w:numPr>
          <w:ilvl w:val="1"/>
          <w:numId w:val="24"/>
        </w:numPr>
        <w:spacing w:after="0"/>
        <w:rPr>
          <w:sz w:val="24"/>
          <w:szCs w:val="24"/>
        </w:rPr>
      </w:pPr>
      <w:r w:rsidRPr="00BE53A0">
        <w:rPr>
          <w:sz w:val="24"/>
          <w:szCs w:val="24"/>
        </w:rPr>
        <w:t>“About how old were you the first time this [being shot] happened?” (W</w:t>
      </w:r>
      <w:proofErr w:type="gramStart"/>
      <w:r w:rsidRPr="00BE53A0">
        <w:rPr>
          <w:sz w:val="24"/>
          <w:szCs w:val="24"/>
        </w:rPr>
        <w:t>2,W</w:t>
      </w:r>
      <w:proofErr w:type="gramEnd"/>
      <w:r w:rsidRPr="00BE53A0">
        <w:rPr>
          <w:sz w:val="24"/>
          <w:szCs w:val="24"/>
        </w:rPr>
        <w:t>3:9,12,15)</w:t>
      </w:r>
    </w:p>
    <w:p w14:paraId="08D95BDC" w14:textId="77777777" w:rsidR="00FF6542" w:rsidRPr="00BE53A0" w:rsidRDefault="00FF6542" w:rsidP="00FF6542">
      <w:pPr>
        <w:pStyle w:val="BodyText"/>
        <w:numPr>
          <w:ilvl w:val="1"/>
          <w:numId w:val="24"/>
        </w:numPr>
        <w:spacing w:after="0"/>
        <w:rPr>
          <w:sz w:val="24"/>
          <w:szCs w:val="24"/>
        </w:rPr>
      </w:pPr>
      <w:r w:rsidRPr="00BE53A0">
        <w:rPr>
          <w:sz w:val="24"/>
          <w:szCs w:val="24"/>
        </w:rPr>
        <w:t>“Now just thinking about the last 12 months, have you been shot?” (W</w:t>
      </w:r>
      <w:proofErr w:type="gramStart"/>
      <w:r w:rsidRPr="00BE53A0">
        <w:rPr>
          <w:sz w:val="24"/>
          <w:szCs w:val="24"/>
        </w:rPr>
        <w:t>2,W</w:t>
      </w:r>
      <w:proofErr w:type="gramEnd"/>
      <w:r w:rsidRPr="00BE53A0">
        <w:rPr>
          <w:sz w:val="24"/>
          <w:szCs w:val="24"/>
        </w:rPr>
        <w:t>3:9,12,15)</w:t>
      </w:r>
    </w:p>
    <w:p w14:paraId="15A5C8A3" w14:textId="77777777" w:rsidR="00FF6542" w:rsidRPr="00BE53A0" w:rsidRDefault="00FF6542" w:rsidP="00FF6542">
      <w:pPr>
        <w:pStyle w:val="BodyText"/>
        <w:numPr>
          <w:ilvl w:val="1"/>
          <w:numId w:val="24"/>
        </w:numPr>
        <w:spacing w:after="0"/>
        <w:rPr>
          <w:sz w:val="24"/>
          <w:szCs w:val="24"/>
        </w:rPr>
      </w:pPr>
      <w:r w:rsidRPr="00BE53A0">
        <w:rPr>
          <w:sz w:val="24"/>
          <w:szCs w:val="24"/>
        </w:rPr>
        <w:t>“How old were you when this [being shot] first happened?” (W</w:t>
      </w:r>
      <w:proofErr w:type="gramStart"/>
      <w:r w:rsidRPr="00BE53A0">
        <w:rPr>
          <w:sz w:val="24"/>
          <w:szCs w:val="24"/>
        </w:rPr>
        <w:t>5:all</w:t>
      </w:r>
      <w:proofErr w:type="gramEnd"/>
      <w:r w:rsidRPr="00BE53A0">
        <w:rPr>
          <w:sz w:val="24"/>
          <w:szCs w:val="24"/>
        </w:rPr>
        <w:t>)</w:t>
      </w:r>
    </w:p>
    <w:p w14:paraId="140ED428" w14:textId="77777777" w:rsidR="00FF6542" w:rsidRPr="00BE53A0" w:rsidRDefault="00FF6542" w:rsidP="00FF6542">
      <w:pPr>
        <w:pStyle w:val="BodyText"/>
        <w:numPr>
          <w:ilvl w:val="0"/>
          <w:numId w:val="23"/>
        </w:numPr>
        <w:spacing w:after="0"/>
        <w:rPr>
          <w:sz w:val="24"/>
          <w:szCs w:val="24"/>
        </w:rPr>
      </w:pPr>
      <w:r w:rsidRPr="00BE53A0">
        <w:rPr>
          <w:sz w:val="24"/>
          <w:szCs w:val="24"/>
        </w:rPr>
        <w:t>Demographic characteristics of respondents:</w:t>
      </w:r>
    </w:p>
    <w:p w14:paraId="17EDCC30" w14:textId="77777777" w:rsidR="00FF6542" w:rsidRPr="00BE53A0" w:rsidRDefault="00FF6542" w:rsidP="00FF6542">
      <w:pPr>
        <w:pStyle w:val="BodyText"/>
        <w:numPr>
          <w:ilvl w:val="1"/>
          <w:numId w:val="25"/>
        </w:numPr>
        <w:spacing w:after="0"/>
        <w:rPr>
          <w:sz w:val="24"/>
          <w:szCs w:val="24"/>
        </w:rPr>
      </w:pPr>
      <w:r w:rsidRPr="00BE53A0">
        <w:rPr>
          <w:sz w:val="24"/>
          <w:szCs w:val="24"/>
        </w:rPr>
        <w:t>Age, based on date of birth and survey date</w:t>
      </w:r>
    </w:p>
    <w:p w14:paraId="18BF161F" w14:textId="77777777" w:rsidR="00FF6542" w:rsidRPr="00BE53A0" w:rsidRDefault="00FF6542" w:rsidP="00FF6542">
      <w:pPr>
        <w:pStyle w:val="BodyText"/>
        <w:numPr>
          <w:ilvl w:val="1"/>
          <w:numId w:val="25"/>
        </w:numPr>
        <w:spacing w:after="0"/>
        <w:rPr>
          <w:sz w:val="24"/>
          <w:szCs w:val="24"/>
        </w:rPr>
      </w:pPr>
      <w:r w:rsidRPr="00BE53A0">
        <w:rPr>
          <w:sz w:val="24"/>
          <w:szCs w:val="24"/>
        </w:rPr>
        <w:t>Sex, as recorded at wave 1 or wave 2 for members of the 1996 cohort that were not yet born at wave 1 of data collection</w:t>
      </w:r>
    </w:p>
    <w:p w14:paraId="75C05E14" w14:textId="77777777" w:rsidR="00FF6542" w:rsidRPr="00BE53A0" w:rsidRDefault="00FF6542" w:rsidP="00FF6542">
      <w:pPr>
        <w:pStyle w:val="BodyText"/>
        <w:numPr>
          <w:ilvl w:val="1"/>
          <w:numId w:val="25"/>
        </w:numPr>
        <w:spacing w:after="0"/>
        <w:rPr>
          <w:sz w:val="24"/>
          <w:szCs w:val="24"/>
        </w:rPr>
      </w:pPr>
      <w:r w:rsidRPr="00BE53A0">
        <w:rPr>
          <w:sz w:val="24"/>
          <w:szCs w:val="24"/>
        </w:rPr>
        <w:t>Race / Ethnicity, as reported by primary caregiver at wave 1</w:t>
      </w:r>
    </w:p>
    <w:p w14:paraId="6FE615A8" w14:textId="77777777" w:rsidR="00FF6542" w:rsidRPr="00BE53A0" w:rsidRDefault="00FF6542" w:rsidP="00FF6542">
      <w:pPr>
        <w:pStyle w:val="BodyText"/>
        <w:numPr>
          <w:ilvl w:val="1"/>
          <w:numId w:val="25"/>
        </w:numPr>
        <w:spacing w:after="0"/>
        <w:rPr>
          <w:sz w:val="24"/>
          <w:szCs w:val="24"/>
        </w:rPr>
      </w:pPr>
      <w:r w:rsidRPr="00BE53A0">
        <w:rPr>
          <w:sz w:val="24"/>
          <w:szCs w:val="24"/>
        </w:rPr>
        <w:t>Foreign-born primary caregiver, as reported in wave 1</w:t>
      </w:r>
    </w:p>
    <w:p w14:paraId="68D9B98D" w14:textId="77777777" w:rsidR="00FF6542" w:rsidRPr="00BE53A0" w:rsidRDefault="00FF6542" w:rsidP="00FF6542">
      <w:pPr>
        <w:pStyle w:val="BodyText"/>
        <w:numPr>
          <w:ilvl w:val="1"/>
          <w:numId w:val="25"/>
        </w:numPr>
        <w:spacing w:after="0"/>
        <w:rPr>
          <w:sz w:val="24"/>
          <w:szCs w:val="24"/>
        </w:rPr>
      </w:pPr>
      <w:r w:rsidRPr="00BE53A0">
        <w:rPr>
          <w:sz w:val="24"/>
          <w:szCs w:val="24"/>
        </w:rPr>
        <w:t>Family history of arrest or trouble with the police, as reported by primary caregiver at wave 1.</w:t>
      </w:r>
    </w:p>
    <w:p w14:paraId="03B0493E" w14:textId="77777777" w:rsidR="00FF6542" w:rsidRPr="00BE53A0" w:rsidRDefault="00FF6542" w:rsidP="00FF6542">
      <w:pPr>
        <w:pStyle w:val="BodyText"/>
        <w:numPr>
          <w:ilvl w:val="1"/>
          <w:numId w:val="25"/>
        </w:numPr>
        <w:spacing w:after="0"/>
        <w:rPr>
          <w:sz w:val="24"/>
          <w:szCs w:val="24"/>
        </w:rPr>
      </w:pPr>
      <w:r w:rsidRPr="00BE53A0">
        <w:rPr>
          <w:sz w:val="24"/>
          <w:szCs w:val="24"/>
        </w:rPr>
        <w:t>Socioeconomic status (SES) of primary caregiver during respondent’s childhood, from waves 1, 2, and 3, is measured using the first principal component of six indicators. To best capture conditions relevant to child development, indicators at wave 3 are used for the 1996 cohort and wave 1 for the other cohorts.</w:t>
      </w:r>
    </w:p>
    <w:p w14:paraId="1CF67C09" w14:textId="77777777" w:rsidR="00FF6542" w:rsidRPr="00BE53A0" w:rsidRDefault="00FF6542" w:rsidP="00FF6542">
      <w:pPr>
        <w:pStyle w:val="BodyText"/>
        <w:numPr>
          <w:ilvl w:val="2"/>
          <w:numId w:val="26"/>
        </w:numPr>
        <w:spacing w:after="0"/>
        <w:rPr>
          <w:sz w:val="24"/>
          <w:szCs w:val="24"/>
        </w:rPr>
      </w:pPr>
      <w:r w:rsidRPr="00BE53A0">
        <w:rPr>
          <w:sz w:val="24"/>
          <w:szCs w:val="24"/>
        </w:rPr>
        <w:t>Welfare receipt, i.e., on Temporary Assistance to Needy Families (binary)</w:t>
      </w:r>
    </w:p>
    <w:p w14:paraId="370114B3" w14:textId="77777777" w:rsidR="00FF6542" w:rsidRPr="00BE53A0" w:rsidRDefault="00FF6542" w:rsidP="00FF6542">
      <w:pPr>
        <w:pStyle w:val="BodyText"/>
        <w:numPr>
          <w:ilvl w:val="2"/>
          <w:numId w:val="26"/>
        </w:numPr>
        <w:spacing w:after="0"/>
        <w:rPr>
          <w:sz w:val="24"/>
          <w:szCs w:val="24"/>
        </w:rPr>
      </w:pPr>
      <w:r w:rsidRPr="00BE53A0">
        <w:rPr>
          <w:sz w:val="24"/>
          <w:szCs w:val="24"/>
        </w:rPr>
        <w:t>Home ownership (binary)</w:t>
      </w:r>
    </w:p>
    <w:p w14:paraId="3F83F00B" w14:textId="77777777" w:rsidR="00FF6542" w:rsidRPr="00BE53A0" w:rsidRDefault="00FF6542" w:rsidP="00FF6542">
      <w:pPr>
        <w:pStyle w:val="BodyText"/>
        <w:numPr>
          <w:ilvl w:val="2"/>
          <w:numId w:val="26"/>
        </w:numPr>
        <w:spacing w:after="0"/>
        <w:rPr>
          <w:sz w:val="24"/>
          <w:szCs w:val="24"/>
        </w:rPr>
      </w:pPr>
      <w:r w:rsidRPr="00BE53A0">
        <w:rPr>
          <w:sz w:val="24"/>
          <w:szCs w:val="24"/>
        </w:rPr>
        <w:t>Highest degree attained, ordinal with three levels: (1) Less than high school; (2) high school or GED; (3) bachelor’s degree or higher</w:t>
      </w:r>
    </w:p>
    <w:p w14:paraId="439CA7BE" w14:textId="77777777" w:rsidR="00FF6542" w:rsidRPr="00BE53A0" w:rsidRDefault="00FF6542" w:rsidP="00FF6542">
      <w:pPr>
        <w:pStyle w:val="BodyText"/>
        <w:numPr>
          <w:ilvl w:val="2"/>
          <w:numId w:val="26"/>
        </w:numPr>
        <w:spacing w:after="0"/>
        <w:rPr>
          <w:sz w:val="24"/>
          <w:szCs w:val="24"/>
        </w:rPr>
      </w:pPr>
      <w:r w:rsidRPr="00BE53A0">
        <w:rPr>
          <w:sz w:val="24"/>
          <w:szCs w:val="24"/>
        </w:rPr>
        <w:t>Household income, ordinal with seven levels: (1) less than $5,000; (2) $5,000-9,999; (3) $10,000-19,999; (4) 20,000-29,999; (5) 30,000-39,999; (6) $40,000-49,999; (7) greater than 50,000</w:t>
      </w:r>
    </w:p>
    <w:p w14:paraId="6BDC0461" w14:textId="77777777" w:rsidR="00FF6542" w:rsidRPr="00BE53A0" w:rsidRDefault="00FF6542" w:rsidP="00FF6542">
      <w:pPr>
        <w:pStyle w:val="BodyText"/>
        <w:numPr>
          <w:ilvl w:val="2"/>
          <w:numId w:val="26"/>
        </w:numPr>
        <w:spacing w:after="0"/>
        <w:rPr>
          <w:sz w:val="24"/>
          <w:szCs w:val="24"/>
        </w:rPr>
      </w:pPr>
      <w:r w:rsidRPr="00BE53A0">
        <w:rPr>
          <w:sz w:val="24"/>
          <w:szCs w:val="24"/>
        </w:rPr>
        <w:t>Employment status, i.e., employed or not (binary)</w:t>
      </w:r>
    </w:p>
    <w:p w14:paraId="72A0EDB4" w14:textId="77777777" w:rsidR="00FF6542" w:rsidRPr="00BE53A0" w:rsidRDefault="00FF6542" w:rsidP="00FF6542">
      <w:pPr>
        <w:pStyle w:val="BodyText"/>
        <w:numPr>
          <w:ilvl w:val="0"/>
          <w:numId w:val="23"/>
        </w:numPr>
        <w:spacing w:after="0"/>
        <w:rPr>
          <w:sz w:val="24"/>
          <w:szCs w:val="24"/>
        </w:rPr>
      </w:pPr>
      <w:r w:rsidRPr="00BE53A0">
        <w:rPr>
          <w:sz w:val="24"/>
          <w:szCs w:val="24"/>
        </w:rPr>
        <w:t>Neighborhood context is operationalized with four variables based on official data describing the census tract of residence at a given age 12 or 18. Tract of residence at each age is based on residential history records collected in every survey wave.</w:t>
      </w:r>
    </w:p>
    <w:p w14:paraId="22CC04F5" w14:textId="20368B6B" w:rsidR="00FF6542" w:rsidRPr="00BE53A0" w:rsidRDefault="00FF6542" w:rsidP="00FF6542">
      <w:pPr>
        <w:pStyle w:val="BodyText"/>
        <w:numPr>
          <w:ilvl w:val="1"/>
          <w:numId w:val="27"/>
        </w:numPr>
        <w:spacing w:after="0"/>
        <w:rPr>
          <w:sz w:val="24"/>
          <w:szCs w:val="24"/>
        </w:rPr>
      </w:pPr>
      <w:r w:rsidRPr="00BE53A0">
        <w:rPr>
          <w:sz w:val="24"/>
          <w:szCs w:val="24"/>
        </w:rPr>
        <w:t>Percent of households under poverty line, from Logan et al.’s Longitudinal Tract Data Base (LTDB) which compiles data from US Census and American Community Survey</w:t>
      </w:r>
      <w:r w:rsidR="00F63988" w:rsidRPr="00BE53A0">
        <w:rPr>
          <w:sz w:val="24"/>
          <w:szCs w:val="24"/>
        </w:rPr>
        <w:t xml:space="preserve"> </w:t>
      </w:r>
      <w:r w:rsidR="00F63988" w:rsidRPr="00BE53A0">
        <w:rPr>
          <w:sz w:val="24"/>
          <w:szCs w:val="24"/>
        </w:rPr>
        <w:fldChar w:fldCharType="begin"/>
      </w:r>
      <w:r w:rsidR="00016B19">
        <w:rPr>
          <w:sz w:val="24"/>
          <w:szCs w:val="24"/>
        </w:rPr>
        <w:instrText xml:space="preserve"> ADDIN ZOTERO_ITEM CSL_CITATION {"citationID":"cBric0rm","properties":{"formattedCitation":"({\\i{}54})","plainCitation":"(54)","noteIndex":0},"citationItems":[{"id":432,"uris":["http://zotero.org/users/2376427/items/8W98G9MS"],"itemData":{"id":432,"type":"article-journal","container-title":"The Professional Geographer","DOI":"10.1080/00330124.2014.905156","ISSN":"0033-0124, 1467-9272","issue":"3","journalAbbreviation":"The Professional Geographer","language":"en","page":"412-420","source":"DOI.org (Crossref)","title":"Interpolating U.S. decennial census tract data from as early as 1970 to 2010: A longitudinal tract database","title-short":"Interpolating u.s. decennial census tract data from as early as 1970 to 2010","volume":"66","author":[{"family":"Logan","given":"John R."},{"family":"Xu","given":"Zengwang"},{"family":"Stults","given":"Brian J."}],"issued":{"date-parts":[["2014",7,3]]},"citation-key":"loganInterpolatingDecennialCensus2014"}}],"schema":"https://github.com/citation-style-language/schema/raw/master/csl-citation.json"} </w:instrText>
      </w:r>
      <w:r w:rsidR="00F63988" w:rsidRPr="00BE53A0">
        <w:rPr>
          <w:sz w:val="24"/>
          <w:szCs w:val="24"/>
        </w:rPr>
        <w:fldChar w:fldCharType="separate"/>
      </w:r>
      <w:r w:rsidR="00016B19" w:rsidRPr="00016B19">
        <w:rPr>
          <w:sz w:val="24"/>
        </w:rPr>
        <w:t>(</w:t>
      </w:r>
      <w:r w:rsidR="00016B19" w:rsidRPr="00016B19">
        <w:rPr>
          <w:i/>
          <w:iCs/>
          <w:sz w:val="24"/>
        </w:rPr>
        <w:t>54</w:t>
      </w:r>
      <w:r w:rsidR="00016B19" w:rsidRPr="00016B19">
        <w:rPr>
          <w:sz w:val="24"/>
        </w:rPr>
        <w:t>)</w:t>
      </w:r>
      <w:r w:rsidR="00F63988" w:rsidRPr="00BE53A0">
        <w:rPr>
          <w:sz w:val="24"/>
          <w:szCs w:val="24"/>
        </w:rPr>
        <w:fldChar w:fldCharType="end"/>
      </w:r>
      <w:r w:rsidRPr="00BE53A0">
        <w:rPr>
          <w:sz w:val="24"/>
          <w:szCs w:val="24"/>
        </w:rPr>
        <w:t xml:space="preserve">. </w:t>
      </w:r>
    </w:p>
    <w:p w14:paraId="07E6FA82" w14:textId="77777777" w:rsidR="00FF6542" w:rsidRPr="00BE53A0" w:rsidRDefault="00FF6542" w:rsidP="00FF6542">
      <w:pPr>
        <w:pStyle w:val="BodyText"/>
        <w:numPr>
          <w:ilvl w:val="1"/>
          <w:numId w:val="27"/>
        </w:numPr>
        <w:spacing w:after="0"/>
        <w:rPr>
          <w:sz w:val="24"/>
          <w:szCs w:val="24"/>
        </w:rPr>
      </w:pPr>
      <w:r w:rsidRPr="00BE53A0">
        <w:rPr>
          <w:sz w:val="24"/>
          <w:szCs w:val="24"/>
        </w:rPr>
        <w:t>Population percent non-Hispanic Black, from the LTDB</w:t>
      </w:r>
    </w:p>
    <w:p w14:paraId="4324F5FD" w14:textId="77777777" w:rsidR="00FF6542" w:rsidRPr="00BE53A0" w:rsidRDefault="00FF6542" w:rsidP="00FF6542">
      <w:pPr>
        <w:pStyle w:val="BodyText"/>
        <w:numPr>
          <w:ilvl w:val="1"/>
          <w:numId w:val="27"/>
        </w:numPr>
        <w:spacing w:after="0"/>
        <w:rPr>
          <w:sz w:val="24"/>
          <w:szCs w:val="24"/>
        </w:rPr>
      </w:pPr>
      <w:r w:rsidRPr="00BE53A0">
        <w:rPr>
          <w:sz w:val="24"/>
          <w:szCs w:val="24"/>
        </w:rPr>
        <w:t>Population density, from the LTDB</w:t>
      </w:r>
    </w:p>
    <w:p w14:paraId="7BFDBD8D" w14:textId="571827E8" w:rsidR="00FF6542" w:rsidRPr="00BE53A0" w:rsidRDefault="00FF6542" w:rsidP="00FF6542">
      <w:pPr>
        <w:pStyle w:val="BodyText"/>
        <w:numPr>
          <w:ilvl w:val="1"/>
          <w:numId w:val="27"/>
        </w:numPr>
        <w:spacing w:after="0"/>
        <w:rPr>
          <w:sz w:val="24"/>
          <w:szCs w:val="24"/>
        </w:rPr>
      </w:pPr>
      <w:r w:rsidRPr="00BE53A0">
        <w:rPr>
          <w:sz w:val="24"/>
          <w:szCs w:val="24"/>
        </w:rPr>
        <w:t>Rates of homicides per 100,000 residents, calculated by dividing homicide counts from multiple sources by LTDB population counts</w:t>
      </w:r>
      <w:r w:rsidR="00F63988" w:rsidRPr="00BE53A0">
        <w:rPr>
          <w:sz w:val="24"/>
          <w:szCs w:val="24"/>
        </w:rPr>
        <w:t xml:space="preserve"> </w:t>
      </w:r>
      <w:r w:rsidR="00F63988" w:rsidRPr="00BE53A0">
        <w:rPr>
          <w:sz w:val="24"/>
          <w:szCs w:val="24"/>
        </w:rPr>
        <w:fldChar w:fldCharType="begin"/>
      </w:r>
      <w:r w:rsidR="00016B19">
        <w:rPr>
          <w:sz w:val="24"/>
          <w:szCs w:val="24"/>
        </w:rPr>
        <w:instrText xml:space="preserve"> ADDIN ZOTERO_ITEM CSL_CITATION {"citationID":"kXkUVWml","properties":{"formattedCitation":"({\\i{}52}, {\\i{}53})","plainCitation":"(52, 53)","noteIndex":0},"citationItems":[{"id":1186,"uris":["http://zotero.org/users/2376427/items/WIQ64HMT"],"itemData":{"id":1186,"type":"dataset","DOI":"10.3886/ICPSR06399.v5","publisher":"Inter-university Consortium for Political and Social Research [distributor]","title":"Homicides in Chicago, 1965-1995","author":[{"family":"Block","given":"Carolyn Rebecca"},{"family":"Block","given":"Richard L."},{"literal":"Illinois Criminal Justice Information Authority"}],"issued":{"date-parts":[["2005"]]},"citation-key":"blockHomicidesChicago196519952005"}},{"id":594,"uris":["http://zotero.org/users/2376427/items/S7XXA2YL"],"itemData":{"id":594,"type":"report","title":"Crimes - 2001 to Present","URL":"https://data.cityofchicago.org/Public-Safety/Crimes-2001-to-Present/ijzp-q8t2","author":[{"literal":"Chicago Police Department"}],"issued":{"date-parts":[["2020"]]},"citation-key":"chicagopolicedepartmentCrimes2001Present2020"}}],"schema":"https://github.com/citation-style-language/schema/raw/master/csl-citation.json"} </w:instrText>
      </w:r>
      <w:r w:rsidR="00F63988" w:rsidRPr="00BE53A0">
        <w:rPr>
          <w:sz w:val="24"/>
          <w:szCs w:val="24"/>
        </w:rPr>
        <w:fldChar w:fldCharType="separate"/>
      </w:r>
      <w:r w:rsidR="00016B19" w:rsidRPr="00016B19">
        <w:rPr>
          <w:sz w:val="24"/>
        </w:rPr>
        <w:t>(</w:t>
      </w:r>
      <w:r w:rsidR="00016B19" w:rsidRPr="00016B19">
        <w:rPr>
          <w:i/>
          <w:iCs/>
          <w:sz w:val="24"/>
        </w:rPr>
        <w:t>52</w:t>
      </w:r>
      <w:r w:rsidR="00016B19" w:rsidRPr="00016B19">
        <w:rPr>
          <w:sz w:val="24"/>
        </w:rPr>
        <w:t xml:space="preserve">, </w:t>
      </w:r>
      <w:r w:rsidR="00016B19" w:rsidRPr="00016B19">
        <w:rPr>
          <w:i/>
          <w:iCs/>
          <w:sz w:val="24"/>
        </w:rPr>
        <w:t>53</w:t>
      </w:r>
      <w:r w:rsidR="00016B19" w:rsidRPr="00016B19">
        <w:rPr>
          <w:sz w:val="24"/>
        </w:rPr>
        <w:t>)</w:t>
      </w:r>
      <w:r w:rsidR="00F63988" w:rsidRPr="00BE53A0">
        <w:rPr>
          <w:sz w:val="24"/>
          <w:szCs w:val="24"/>
        </w:rPr>
        <w:fldChar w:fldCharType="end"/>
      </w:r>
      <w:r w:rsidRPr="00BE53A0">
        <w:rPr>
          <w:sz w:val="24"/>
          <w:szCs w:val="24"/>
        </w:rPr>
        <w:t>.</w:t>
      </w:r>
    </w:p>
    <w:bookmarkEnd w:id="59"/>
    <w:p w14:paraId="505DD7D6" w14:textId="77777777" w:rsidR="00FF6542" w:rsidRDefault="00FF6542" w:rsidP="00FF6542">
      <w:pPr>
        <w:rPr>
          <w:u w:val="single"/>
        </w:rPr>
      </w:pPr>
      <w:r>
        <w:rPr>
          <w:u w:val="single"/>
        </w:rPr>
        <w:br w:type="page"/>
      </w:r>
    </w:p>
    <w:p w14:paraId="14B3BEC8" w14:textId="6DB2CD35" w:rsidR="00FF6542" w:rsidRDefault="00FF6542" w:rsidP="00FF6542">
      <w:pPr>
        <w:rPr>
          <w:highlight w:val="yellow"/>
        </w:rPr>
      </w:pPr>
    </w:p>
    <w:p w14:paraId="4B1F057C" w14:textId="71EB2CCD" w:rsidR="0027361E" w:rsidRDefault="00485353" w:rsidP="009732B0">
      <w:pPr>
        <w:pStyle w:val="BodyText"/>
        <w:jc w:val="center"/>
        <w:rPr>
          <w:b/>
          <w:bCs/>
        </w:rPr>
      </w:pPr>
      <w:r>
        <w:rPr>
          <w:noProof/>
        </w:rPr>
        <w:drawing>
          <wp:inline distT="0" distB="0" distL="0" distR="0" wp14:anchorId="66229AD3" wp14:editId="368BCBB2">
            <wp:extent cx="3240000" cy="4989600"/>
            <wp:effectExtent l="0" t="0" r="0" b="1905"/>
            <wp:docPr id="458837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37279"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3240000" cy="4989600"/>
                    </a:xfrm>
                    <a:prstGeom prst="rect">
                      <a:avLst/>
                    </a:prstGeom>
                    <a:noFill/>
                    <a:ln>
                      <a:noFill/>
                    </a:ln>
                  </pic:spPr>
                </pic:pic>
              </a:graphicData>
            </a:graphic>
          </wp:inline>
        </w:drawing>
      </w:r>
    </w:p>
    <w:p w14:paraId="6281B543" w14:textId="57AF3ECE" w:rsidR="00F84673" w:rsidRPr="007D1847" w:rsidRDefault="00F84673" w:rsidP="00F84673">
      <w:pPr>
        <w:spacing w:after="100" w:afterAutospacing="1"/>
        <w:ind w:left="1440" w:hanging="720"/>
        <w:rPr>
          <w:rFonts w:eastAsia="Times New Roman"/>
          <w:b/>
          <w:bCs/>
          <w:sz w:val="24"/>
          <w:szCs w:val="24"/>
        </w:rPr>
      </w:pPr>
      <w:r w:rsidRPr="00DB63F1">
        <w:rPr>
          <w:rFonts w:eastAsia="Times New Roman"/>
          <w:b/>
          <w:sz w:val="24"/>
          <w:szCs w:val="24"/>
        </w:rPr>
        <w:t xml:space="preserve">Fig. </w:t>
      </w:r>
      <w:r>
        <w:rPr>
          <w:rFonts w:eastAsia="Times New Roman"/>
          <w:b/>
          <w:sz w:val="24"/>
          <w:szCs w:val="24"/>
        </w:rPr>
        <w:t>S1</w:t>
      </w:r>
      <w:r w:rsidRPr="00DB63F1">
        <w:rPr>
          <w:rFonts w:eastAsia="Times New Roman"/>
          <w:b/>
          <w:sz w:val="24"/>
          <w:szCs w:val="24"/>
        </w:rPr>
        <w:t>.</w:t>
      </w:r>
      <w:r w:rsidRPr="00DB63F1">
        <w:rPr>
          <w:rFonts w:eastAsia="Times New Roman"/>
          <w:sz w:val="24"/>
          <w:szCs w:val="24"/>
        </w:rPr>
        <w:t xml:space="preserve"> </w:t>
      </w:r>
      <w:r w:rsidRPr="00F84673">
        <w:rPr>
          <w:rFonts w:eastAsia="Times New Roman"/>
          <w:b/>
          <w:bCs/>
          <w:sz w:val="24"/>
          <w:szCs w:val="24"/>
        </w:rPr>
        <w:t xml:space="preserve">PHDCN </w:t>
      </w:r>
      <w:r w:rsidR="009732B0">
        <w:rPr>
          <w:b/>
          <w:bCs/>
          <w:sz w:val="24"/>
          <w:szCs w:val="24"/>
        </w:rPr>
        <w:t xml:space="preserve">study </w:t>
      </w:r>
      <w:r>
        <w:rPr>
          <w:b/>
          <w:bCs/>
          <w:sz w:val="24"/>
          <w:szCs w:val="24"/>
        </w:rPr>
        <w:t>design</w:t>
      </w:r>
      <w:r w:rsidR="009732B0">
        <w:rPr>
          <w:b/>
          <w:bCs/>
          <w:sz w:val="24"/>
          <w:szCs w:val="24"/>
        </w:rPr>
        <w:t xml:space="preserve"> by age cohort and survey wave</w:t>
      </w:r>
      <w:r w:rsidRPr="00A74B8B">
        <w:rPr>
          <w:b/>
          <w:bCs/>
          <w:sz w:val="24"/>
          <w:szCs w:val="24"/>
        </w:rPr>
        <w:t>.</w:t>
      </w:r>
      <w:r w:rsidR="009732B0">
        <w:rPr>
          <w:rFonts w:eastAsia="Times New Roman"/>
          <w:bCs/>
          <w:sz w:val="24"/>
          <w:szCs w:val="24"/>
        </w:rPr>
        <w:t xml:space="preserve"> Age is modal age of respondents at survey time for each wave. Letters indicate what questions were asked of that cohort in that wave: C is concealed carry questions and G is gun carry questions. </w:t>
      </w:r>
      <w:r>
        <w:rPr>
          <w:rFonts w:eastAsia="Times New Roman"/>
          <w:bCs/>
          <w:sz w:val="24"/>
          <w:szCs w:val="24"/>
        </w:rPr>
        <w:t>N indicates count of respondents in each cohort surveyed at each wave. A indicates count of respondents who provided answers to gun carry</w:t>
      </w:r>
      <w:r w:rsidR="009732B0">
        <w:rPr>
          <w:rFonts w:eastAsia="Times New Roman"/>
          <w:bCs/>
          <w:sz w:val="24"/>
          <w:szCs w:val="24"/>
        </w:rPr>
        <w:t xml:space="preserve"> (C)</w:t>
      </w:r>
      <w:r>
        <w:rPr>
          <w:rFonts w:eastAsia="Times New Roman"/>
          <w:bCs/>
          <w:sz w:val="24"/>
          <w:szCs w:val="24"/>
        </w:rPr>
        <w:t xml:space="preserve"> and gun use</w:t>
      </w:r>
      <w:r w:rsidR="009732B0">
        <w:rPr>
          <w:rFonts w:eastAsia="Times New Roman"/>
          <w:bCs/>
          <w:sz w:val="24"/>
          <w:szCs w:val="24"/>
        </w:rPr>
        <w:t xml:space="preserve"> (G)</w:t>
      </w:r>
      <w:r>
        <w:rPr>
          <w:rFonts w:eastAsia="Times New Roman"/>
          <w:bCs/>
          <w:sz w:val="24"/>
          <w:szCs w:val="24"/>
        </w:rPr>
        <w:t xml:space="preserve"> questions. A is omitted when no questions </w:t>
      </w:r>
      <w:proofErr w:type="gramStart"/>
      <w:r>
        <w:rPr>
          <w:rFonts w:eastAsia="Times New Roman"/>
          <w:bCs/>
          <w:sz w:val="24"/>
          <w:szCs w:val="24"/>
        </w:rPr>
        <w:t>were</w:t>
      </w:r>
      <w:proofErr w:type="gramEnd"/>
      <w:r>
        <w:rPr>
          <w:rFonts w:eastAsia="Times New Roman"/>
          <w:bCs/>
          <w:sz w:val="24"/>
          <w:szCs w:val="24"/>
        </w:rPr>
        <w:t xml:space="preserve"> asked.</w:t>
      </w:r>
      <w:r w:rsidR="00105601">
        <w:rPr>
          <w:rFonts w:eastAsia="Times New Roman"/>
          <w:bCs/>
          <w:sz w:val="24"/>
          <w:szCs w:val="24"/>
        </w:rPr>
        <w:t xml:space="preserve"> </w:t>
      </w:r>
      <w:r w:rsidR="0000313A">
        <w:rPr>
          <w:rFonts w:eastAsia="Times New Roman"/>
          <w:bCs/>
          <w:sz w:val="24"/>
          <w:szCs w:val="24"/>
        </w:rPr>
        <w:t>The bottom row displays the count of respondents who provided at least one answer to either gun carry (</w:t>
      </w:r>
      <w:proofErr w:type="spellStart"/>
      <w:r w:rsidR="0000313A">
        <w:rPr>
          <w:rFonts w:eastAsia="Times New Roman"/>
          <w:bCs/>
          <w:sz w:val="24"/>
          <w:szCs w:val="24"/>
        </w:rPr>
        <w:t>a</w:t>
      </w:r>
      <w:r w:rsidR="0000313A" w:rsidRPr="0000313A">
        <w:rPr>
          <w:rFonts w:eastAsia="Times New Roman"/>
          <w:bCs/>
          <w:sz w:val="24"/>
          <w:szCs w:val="24"/>
          <w:vertAlign w:val="subscript"/>
        </w:rPr>
        <w:t>C</w:t>
      </w:r>
      <w:proofErr w:type="spellEnd"/>
      <w:r w:rsidR="0000313A">
        <w:rPr>
          <w:rFonts w:eastAsia="Times New Roman"/>
          <w:bCs/>
          <w:sz w:val="24"/>
          <w:szCs w:val="24"/>
        </w:rPr>
        <w:t xml:space="preserve">) or gun </w:t>
      </w:r>
      <w:r w:rsidR="0068119C">
        <w:rPr>
          <w:rFonts w:eastAsia="Times New Roman"/>
          <w:bCs/>
          <w:sz w:val="24"/>
          <w:szCs w:val="24"/>
        </w:rPr>
        <w:t>use</w:t>
      </w:r>
      <w:r w:rsidR="0000313A">
        <w:rPr>
          <w:rFonts w:eastAsia="Times New Roman"/>
          <w:bCs/>
          <w:sz w:val="24"/>
          <w:szCs w:val="24"/>
        </w:rPr>
        <w:t xml:space="preserve"> (</w:t>
      </w:r>
      <w:proofErr w:type="spellStart"/>
      <w:r w:rsidR="0000313A">
        <w:rPr>
          <w:rFonts w:eastAsia="Times New Roman"/>
          <w:bCs/>
          <w:sz w:val="24"/>
          <w:szCs w:val="24"/>
        </w:rPr>
        <w:t>a</w:t>
      </w:r>
      <w:r w:rsidR="0000313A" w:rsidRPr="0000313A">
        <w:rPr>
          <w:rFonts w:eastAsia="Times New Roman"/>
          <w:bCs/>
          <w:sz w:val="24"/>
          <w:szCs w:val="24"/>
          <w:vertAlign w:val="subscript"/>
        </w:rPr>
        <w:t>G</w:t>
      </w:r>
      <w:proofErr w:type="spellEnd"/>
      <w:r w:rsidR="0000313A">
        <w:rPr>
          <w:rFonts w:eastAsia="Times New Roman"/>
          <w:bCs/>
          <w:sz w:val="24"/>
          <w:szCs w:val="24"/>
        </w:rPr>
        <w:t xml:space="preserve">) questions in any survey wave. </w:t>
      </w:r>
      <w:r w:rsidR="0068119C">
        <w:rPr>
          <w:rFonts w:eastAsia="Times New Roman"/>
          <w:bCs/>
          <w:sz w:val="24"/>
          <w:szCs w:val="24"/>
        </w:rPr>
        <w:t xml:space="preserve">Note that the sample sizes in main text </w:t>
      </w:r>
      <w:proofErr w:type="gramStart"/>
      <w:r w:rsidR="0068119C">
        <w:rPr>
          <w:rFonts w:eastAsia="Times New Roman"/>
          <w:bCs/>
          <w:sz w:val="24"/>
          <w:szCs w:val="24"/>
        </w:rPr>
        <w:t>analyses</w:t>
      </w:r>
      <w:proofErr w:type="gramEnd"/>
      <w:r w:rsidR="0068119C">
        <w:rPr>
          <w:rFonts w:eastAsia="Times New Roman"/>
          <w:bCs/>
          <w:sz w:val="24"/>
          <w:szCs w:val="24"/>
        </w:rPr>
        <w:t xml:space="preserve"> and in Fig. S2 correspond to the number of respondents providing answers in any wave (2,121</w:t>
      </w:r>
      <w:r w:rsidR="0059680C">
        <w:rPr>
          <w:rFonts w:eastAsia="Times New Roman"/>
          <w:bCs/>
          <w:sz w:val="24"/>
          <w:szCs w:val="24"/>
        </w:rPr>
        <w:t xml:space="preserve"> for carry</w:t>
      </w:r>
      <w:r w:rsidR="0068119C">
        <w:rPr>
          <w:rFonts w:eastAsia="Times New Roman"/>
          <w:bCs/>
          <w:sz w:val="24"/>
          <w:szCs w:val="24"/>
        </w:rPr>
        <w:t xml:space="preserve"> and 926</w:t>
      </w:r>
      <w:r w:rsidR="0059680C">
        <w:rPr>
          <w:rFonts w:eastAsia="Times New Roman"/>
          <w:bCs/>
          <w:sz w:val="24"/>
          <w:szCs w:val="24"/>
        </w:rPr>
        <w:t xml:space="preserve"> for gun use</w:t>
      </w:r>
      <w:r w:rsidR="0068119C">
        <w:rPr>
          <w:rFonts w:eastAsia="Times New Roman"/>
          <w:bCs/>
          <w:sz w:val="24"/>
          <w:szCs w:val="24"/>
        </w:rPr>
        <w:t>) or in wave 5 (642</w:t>
      </w:r>
      <w:r w:rsidR="0059680C">
        <w:rPr>
          <w:rFonts w:eastAsia="Times New Roman"/>
          <w:bCs/>
          <w:sz w:val="24"/>
          <w:szCs w:val="24"/>
        </w:rPr>
        <w:t xml:space="preserve"> for past-year carry</w:t>
      </w:r>
      <w:r w:rsidR="0068119C">
        <w:rPr>
          <w:rFonts w:eastAsia="Times New Roman"/>
          <w:bCs/>
          <w:sz w:val="24"/>
          <w:szCs w:val="24"/>
        </w:rPr>
        <w:t>).</w:t>
      </w:r>
    </w:p>
    <w:p w14:paraId="48BFA8AF" w14:textId="33223398" w:rsidR="00685B6A" w:rsidRPr="00685B6A" w:rsidRDefault="00685B6A" w:rsidP="00685B6A">
      <w:pPr>
        <w:rPr>
          <w:highlight w:val="yellow"/>
        </w:rPr>
      </w:pPr>
      <w:r>
        <w:rPr>
          <w:highlight w:val="yellow"/>
        </w:rPr>
        <w:br w:type="page"/>
      </w:r>
    </w:p>
    <w:p w14:paraId="25074BF8" w14:textId="77777777" w:rsidR="00685B6A" w:rsidRDefault="00685B6A" w:rsidP="00105601">
      <w:pPr>
        <w:pStyle w:val="SX-Tabletitle"/>
      </w:pPr>
    </w:p>
    <w:p w14:paraId="47D5A4EB" w14:textId="057F30E3" w:rsidR="00485353" w:rsidRDefault="00485353" w:rsidP="00685B6A">
      <w:pPr>
        <w:pStyle w:val="BodyText"/>
        <w:rPr>
          <w:b/>
          <w:bCs/>
          <w:sz w:val="24"/>
          <w:szCs w:val="24"/>
        </w:rPr>
      </w:pPr>
      <w:r>
        <w:rPr>
          <w:noProof/>
        </w:rPr>
        <w:drawing>
          <wp:inline distT="0" distB="0" distL="0" distR="0" wp14:anchorId="7B832F48" wp14:editId="4BAC1B21">
            <wp:extent cx="4837400" cy="6720571"/>
            <wp:effectExtent l="0" t="0" r="1905" b="4445"/>
            <wp:docPr id="1712678497" name="Picture 1712678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78497" name="Picture 171267849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37400" cy="6720571"/>
                    </a:xfrm>
                    <a:prstGeom prst="rect">
                      <a:avLst/>
                    </a:prstGeom>
                  </pic:spPr>
                </pic:pic>
              </a:graphicData>
            </a:graphic>
          </wp:inline>
        </w:drawing>
      </w:r>
    </w:p>
    <w:p w14:paraId="6D452A88" w14:textId="292C35C2" w:rsidR="00685B6A" w:rsidRPr="00A6255D" w:rsidRDefault="00685B6A" w:rsidP="00685B6A">
      <w:pPr>
        <w:pStyle w:val="BodyText"/>
        <w:rPr>
          <w:sz w:val="24"/>
          <w:szCs w:val="24"/>
        </w:rPr>
      </w:pPr>
      <w:r w:rsidRPr="00A74B8B">
        <w:rPr>
          <w:b/>
          <w:bCs/>
          <w:sz w:val="24"/>
          <w:szCs w:val="24"/>
        </w:rPr>
        <w:t>Fig. S</w:t>
      </w:r>
      <w:r>
        <w:rPr>
          <w:b/>
          <w:bCs/>
          <w:sz w:val="24"/>
          <w:szCs w:val="24"/>
        </w:rPr>
        <w:t>2</w:t>
      </w:r>
      <w:r w:rsidRPr="00A74B8B">
        <w:rPr>
          <w:b/>
          <w:bCs/>
          <w:sz w:val="24"/>
          <w:szCs w:val="24"/>
        </w:rPr>
        <w:t xml:space="preserve">. </w:t>
      </w:r>
      <w:r w:rsidR="00F84673">
        <w:rPr>
          <w:b/>
          <w:bCs/>
          <w:sz w:val="24"/>
          <w:szCs w:val="24"/>
        </w:rPr>
        <w:t>Analytical samples sizes</w:t>
      </w:r>
      <w:r w:rsidR="006222C8">
        <w:rPr>
          <w:b/>
          <w:bCs/>
          <w:sz w:val="24"/>
          <w:szCs w:val="24"/>
        </w:rPr>
        <w:t>,</w:t>
      </w:r>
      <w:r w:rsidR="00F84673">
        <w:rPr>
          <w:b/>
          <w:bCs/>
          <w:sz w:val="24"/>
          <w:szCs w:val="24"/>
        </w:rPr>
        <w:t xml:space="preserve"> exclusion criteria</w:t>
      </w:r>
      <w:r w:rsidR="006222C8">
        <w:rPr>
          <w:b/>
          <w:bCs/>
          <w:sz w:val="24"/>
          <w:szCs w:val="24"/>
        </w:rPr>
        <w:t>, and outcomes</w:t>
      </w:r>
      <w:r w:rsidRPr="00A74B8B">
        <w:rPr>
          <w:b/>
          <w:bCs/>
          <w:sz w:val="24"/>
          <w:szCs w:val="24"/>
        </w:rPr>
        <w:t>.</w:t>
      </w:r>
      <w:r w:rsidR="00A6255D">
        <w:rPr>
          <w:sz w:val="24"/>
          <w:szCs w:val="24"/>
        </w:rPr>
        <w:t xml:space="preserve"> Boxes connected by vertical arrows represent the baseline wave 1 sample (top box) and samples used in each analysis and contain counts of respondents reporting each outcome. Boxes connected by horizontal arrows represent excluded respondents and contain counts of respondents excluded for each reason.</w:t>
      </w:r>
    </w:p>
    <w:p w14:paraId="5382BC6E" w14:textId="77777777" w:rsidR="00685B6A" w:rsidRDefault="00685B6A" w:rsidP="00F7359E">
      <w:pPr>
        <w:pStyle w:val="SX-Tabletitle"/>
        <w:ind w:left="720"/>
      </w:pPr>
    </w:p>
    <w:p w14:paraId="379F9AC1" w14:textId="0F1218BF" w:rsidR="00FF6542" w:rsidRPr="002047DA" w:rsidRDefault="00685B6A" w:rsidP="002047DA">
      <w:pPr>
        <w:rPr>
          <w:rFonts w:ascii="BlissMedium" w:eastAsia="Times New Roman" w:hAnsi="BlissMedium"/>
          <w:sz w:val="18"/>
        </w:rPr>
      </w:pPr>
      <w:r>
        <w:br w:type="page"/>
      </w:r>
    </w:p>
    <w:p w14:paraId="228AD0A2" w14:textId="77777777" w:rsidR="00AD67B7" w:rsidRDefault="00FF6542" w:rsidP="00FF6542">
      <w:pPr>
        <w:pStyle w:val="SMHeading"/>
      </w:pPr>
      <w:r>
        <w:rPr>
          <w:noProof/>
        </w:rPr>
        <w:drawing>
          <wp:inline distT="0" distB="0" distL="0" distR="0" wp14:anchorId="0091D4B5" wp14:editId="54C92327">
            <wp:extent cx="5943600" cy="2676757"/>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0" name="Picture"/>
                    <pic:cNvPicPr>
                      <a:picLocks noChangeAspect="1" noChangeArrowheads="1"/>
                    </pic:cNvPicPr>
                  </pic:nvPicPr>
                  <pic:blipFill>
                    <a:blip r:embed="rId31">
                      <a:extLst>
                        <a:ext uri="{96DAC541-7B7A-43D3-8B79-37D633B846F1}">
                          <asvg:svgBlip xmlns:asvg="http://schemas.microsoft.com/office/drawing/2016/SVG/main" r:embed="rId32"/>
                        </a:ext>
                      </a:extLst>
                    </a:blip>
                    <a:stretch>
                      <a:fillRect/>
                    </a:stretch>
                  </pic:blipFill>
                  <pic:spPr bwMode="auto">
                    <a:xfrm>
                      <a:off x="0" y="0"/>
                      <a:ext cx="5943600" cy="2676757"/>
                    </a:xfrm>
                    <a:prstGeom prst="rect">
                      <a:avLst/>
                    </a:prstGeom>
                  </pic:spPr>
                </pic:pic>
              </a:graphicData>
            </a:graphic>
          </wp:inline>
        </w:drawing>
      </w:r>
    </w:p>
    <w:p w14:paraId="21AC5DC0" w14:textId="0715E62C" w:rsidR="00FF6542" w:rsidRPr="00355362" w:rsidRDefault="00FF6542" w:rsidP="00FF6542">
      <w:pPr>
        <w:pStyle w:val="SMHeading"/>
      </w:pPr>
      <w:r w:rsidRPr="00355362">
        <w:t>Fig. S</w:t>
      </w:r>
      <w:r w:rsidR="00D712C8">
        <w:t>3</w:t>
      </w:r>
      <w:r w:rsidRPr="00355362">
        <w:t>.</w:t>
      </w:r>
      <w:r>
        <w:t xml:space="preserve"> </w:t>
      </w:r>
      <w:r w:rsidRPr="005A5D54">
        <w:t>Model estimates of likelihood of onset of concealed carry by age range.</w:t>
      </w:r>
    </w:p>
    <w:p w14:paraId="47C2BFCD" w14:textId="0B29EEDA" w:rsidR="00FF6542" w:rsidRDefault="00FF6542" w:rsidP="00FF6542">
      <w:pPr>
        <w:pStyle w:val="SMcaption"/>
      </w:pPr>
      <w:r>
        <w:t xml:space="preserve">Estimates are odds ratios from logistic regression with Firth correction for carry 15 to 21 and 21 to 27 and hazard ratios from Cox proportional hazards model for carry after 21. </w:t>
      </w:r>
      <w:r w:rsidRPr="00770082">
        <w:t xml:space="preserve">Estimates with </w:t>
      </w:r>
      <w:r>
        <w:t xml:space="preserve">(filled square) </w:t>
      </w:r>
      <w:r w:rsidRPr="00770082">
        <w:t xml:space="preserve">and without </w:t>
      </w:r>
      <w:r>
        <w:t xml:space="preserve">(empty square) </w:t>
      </w:r>
      <w:r w:rsidRPr="00770082">
        <w:t xml:space="preserve">exposure </w:t>
      </w:r>
      <w:proofErr w:type="gramStart"/>
      <w:r w:rsidRPr="00770082">
        <w:t>are</w:t>
      </w:r>
      <w:proofErr w:type="gramEnd"/>
      <w:r w:rsidRPr="00770082">
        <w:t xml:space="preserve"> displayed for comparison. </w:t>
      </w:r>
      <w:r>
        <w:t>Estimate</w:t>
      </w:r>
      <w:r w:rsidR="001D4E7A">
        <w:t>s</w:t>
      </w:r>
      <w:r>
        <w:t xml:space="preserve"> were made using survey and attrition weights and adjusted for race, sex, age cohort, socioeconomic status, immigrant generation, history of arrest among family members, and four census tract variables: homicide rate, percent </w:t>
      </w:r>
      <w:r w:rsidR="00A35ECE">
        <w:t>B</w:t>
      </w:r>
      <w:r>
        <w:t>lack, population density, and percent living under the poverty line. Socioeconomic status and tract variables measured at age 12 for carry 15 to 21 and at age 18 for carry 21 to 27 and carry after 21.</w:t>
      </w:r>
      <w:r w:rsidR="00A744AA">
        <w:t xml:space="preserve"> Main text estimates for carry 21 to 34 are derived from the carry after 21 estimates.</w:t>
      </w:r>
    </w:p>
    <w:p w14:paraId="2F3AC9ED" w14:textId="77777777" w:rsidR="002047DA" w:rsidRDefault="002047DA" w:rsidP="00FF6542">
      <w:pPr>
        <w:pStyle w:val="SMcaption"/>
      </w:pPr>
    </w:p>
    <w:p w14:paraId="1A1FD774" w14:textId="070356A2" w:rsidR="002047DA" w:rsidRDefault="002047DA">
      <w:pPr>
        <w:rPr>
          <w:rFonts w:eastAsia="Times New Roman"/>
          <w:sz w:val="24"/>
        </w:rPr>
      </w:pPr>
      <w:r>
        <w:br w:type="page"/>
      </w:r>
    </w:p>
    <w:p w14:paraId="0E37E68B" w14:textId="6281424B" w:rsidR="002047DA" w:rsidRDefault="002047DA" w:rsidP="002047DA">
      <w:pPr>
        <w:pStyle w:val="SX-Tabletitle"/>
        <w:ind w:left="720"/>
      </w:pPr>
      <w:r>
        <w:t>Table S</w:t>
      </w:r>
      <w:fldSimple w:instr=" SEQ Table \* ARABIC ">
        <w:r>
          <w:rPr>
            <w:noProof/>
          </w:rPr>
          <w:t>1</w:t>
        </w:r>
      </w:fldSimple>
      <w:r>
        <w:t>. Mean values</w:t>
      </w:r>
      <w:r w:rsidR="004D2D00">
        <w:t xml:space="preserve"> of covariates across samples</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832"/>
        <w:gridCol w:w="992"/>
        <w:gridCol w:w="1985"/>
        <w:gridCol w:w="1418"/>
        <w:gridCol w:w="2500"/>
      </w:tblGrid>
      <w:tr w:rsidR="009072A6" w:rsidRPr="00C96F88" w14:paraId="126CE082" w14:textId="77777777" w:rsidTr="000F596B">
        <w:trPr>
          <w:tblHeader/>
        </w:trPr>
        <w:tc>
          <w:tcPr>
            <w:tcW w:w="1832" w:type="dxa"/>
            <w:tcMar>
              <w:top w:w="0" w:type="dxa"/>
              <w:left w:w="0" w:type="dxa"/>
              <w:bottom w:w="0" w:type="dxa"/>
              <w:right w:w="0" w:type="dxa"/>
            </w:tcMar>
            <w:vAlign w:val="center"/>
            <w:hideMark/>
          </w:tcPr>
          <w:p w14:paraId="11940FAE" w14:textId="77777777" w:rsidR="009072A6" w:rsidRPr="00C96F88" w:rsidRDefault="009072A6" w:rsidP="00D03435">
            <w:pPr>
              <w:pStyle w:val="SX-Tabletext"/>
            </w:pPr>
          </w:p>
        </w:tc>
        <w:tc>
          <w:tcPr>
            <w:tcW w:w="992" w:type="dxa"/>
            <w:tcBorders>
              <w:bottom w:val="single" w:sz="4" w:space="0" w:color="auto"/>
            </w:tcBorders>
            <w:tcMar>
              <w:top w:w="0" w:type="dxa"/>
              <w:left w:w="0" w:type="dxa"/>
              <w:bottom w:w="0" w:type="dxa"/>
              <w:right w:w="0" w:type="dxa"/>
            </w:tcMar>
            <w:vAlign w:val="center"/>
            <w:hideMark/>
          </w:tcPr>
          <w:p w14:paraId="7637129E" w14:textId="77777777" w:rsidR="009072A6" w:rsidRDefault="009072A6" w:rsidP="00D03435">
            <w:pPr>
              <w:pStyle w:val="SX-Tabletext"/>
            </w:pPr>
            <w:r>
              <w:t>Baseline</w:t>
            </w:r>
          </w:p>
          <w:p w14:paraId="782A4DFD" w14:textId="078AE31A" w:rsidR="009072A6" w:rsidRPr="00C96F88" w:rsidRDefault="009072A6" w:rsidP="00D03435">
            <w:pPr>
              <w:pStyle w:val="SX-Tabletext"/>
            </w:pPr>
            <w:r>
              <w:t>(Wave 1)</w:t>
            </w:r>
          </w:p>
        </w:tc>
        <w:tc>
          <w:tcPr>
            <w:tcW w:w="1985" w:type="dxa"/>
            <w:tcBorders>
              <w:bottom w:val="single" w:sz="4" w:space="0" w:color="auto"/>
            </w:tcBorders>
          </w:tcPr>
          <w:p w14:paraId="3F0C359E" w14:textId="291529B8" w:rsidR="009072A6" w:rsidRPr="00C96F88" w:rsidRDefault="009072A6" w:rsidP="00D03435">
            <w:pPr>
              <w:pStyle w:val="SX-Tabletext"/>
            </w:pPr>
            <w:r>
              <w:t>Gun Carry</w:t>
            </w:r>
          </w:p>
        </w:tc>
        <w:tc>
          <w:tcPr>
            <w:tcW w:w="1418" w:type="dxa"/>
            <w:tcBorders>
              <w:bottom w:val="single" w:sz="4" w:space="0" w:color="auto"/>
            </w:tcBorders>
          </w:tcPr>
          <w:p w14:paraId="707612B2" w14:textId="75A6B2A1" w:rsidR="009072A6" w:rsidRPr="00C96F88" w:rsidRDefault="009072A6" w:rsidP="00D03435">
            <w:pPr>
              <w:pStyle w:val="SX-Tabletext"/>
            </w:pPr>
            <w:r>
              <w:t>Gun Use</w:t>
            </w:r>
          </w:p>
        </w:tc>
        <w:tc>
          <w:tcPr>
            <w:tcW w:w="2500" w:type="dxa"/>
            <w:tcBorders>
              <w:bottom w:val="single" w:sz="4" w:space="0" w:color="auto"/>
            </w:tcBorders>
            <w:tcMar>
              <w:top w:w="0" w:type="dxa"/>
              <w:left w:w="0" w:type="dxa"/>
              <w:bottom w:w="0" w:type="dxa"/>
              <w:right w:w="0" w:type="dxa"/>
            </w:tcMar>
            <w:vAlign w:val="center"/>
            <w:hideMark/>
          </w:tcPr>
          <w:p w14:paraId="2B33138F" w14:textId="77777777" w:rsidR="009072A6" w:rsidRDefault="009072A6" w:rsidP="00D03435">
            <w:pPr>
              <w:pStyle w:val="SX-Tabletext"/>
            </w:pPr>
            <w:r>
              <w:t>Past-Year</w:t>
            </w:r>
          </w:p>
          <w:p w14:paraId="09FEE391" w14:textId="2A055FA5" w:rsidR="009072A6" w:rsidRPr="00C96F88" w:rsidRDefault="009072A6" w:rsidP="00D03435">
            <w:pPr>
              <w:pStyle w:val="SX-Tabletext"/>
            </w:pPr>
            <w:r>
              <w:t>(</w:t>
            </w:r>
            <w:r w:rsidRPr="00C96F88">
              <w:t>Wave 5</w:t>
            </w:r>
            <w:r>
              <w:t>)</w:t>
            </w:r>
          </w:p>
        </w:tc>
      </w:tr>
      <w:tr w:rsidR="00185519" w:rsidRPr="00C96F88" w14:paraId="40DCCB88" w14:textId="77777777" w:rsidTr="000F596B">
        <w:tc>
          <w:tcPr>
            <w:tcW w:w="1832" w:type="dxa"/>
            <w:tcMar>
              <w:top w:w="0" w:type="dxa"/>
              <w:left w:w="0" w:type="dxa"/>
              <w:bottom w:w="0" w:type="dxa"/>
              <w:right w:w="0" w:type="dxa"/>
            </w:tcMar>
            <w:hideMark/>
          </w:tcPr>
          <w:p w14:paraId="75EDA2DB" w14:textId="6FF60498" w:rsidR="00185519" w:rsidRPr="00C96F88" w:rsidRDefault="00185519" w:rsidP="00185519">
            <w:pPr>
              <w:pStyle w:val="SX-Tabletext"/>
            </w:pPr>
            <w:r w:rsidRPr="00095701">
              <w:t>Black</w:t>
            </w:r>
          </w:p>
        </w:tc>
        <w:tc>
          <w:tcPr>
            <w:tcW w:w="992" w:type="dxa"/>
            <w:tcBorders>
              <w:top w:val="single" w:sz="4" w:space="0" w:color="auto"/>
            </w:tcBorders>
            <w:tcMar>
              <w:top w:w="0" w:type="dxa"/>
              <w:left w:w="0" w:type="dxa"/>
              <w:bottom w:w="0" w:type="dxa"/>
              <w:right w:w="0" w:type="dxa"/>
            </w:tcMar>
            <w:hideMark/>
          </w:tcPr>
          <w:p w14:paraId="388D9E46" w14:textId="4AF75917" w:rsidR="00185519" w:rsidRPr="00C96F88" w:rsidRDefault="00185519" w:rsidP="00185519">
            <w:pPr>
              <w:pStyle w:val="SX-Tabletext"/>
            </w:pPr>
            <w:r w:rsidRPr="00095701">
              <w:t>0.35</w:t>
            </w:r>
          </w:p>
        </w:tc>
        <w:tc>
          <w:tcPr>
            <w:tcW w:w="1985" w:type="dxa"/>
            <w:tcBorders>
              <w:top w:val="single" w:sz="4" w:space="0" w:color="auto"/>
            </w:tcBorders>
          </w:tcPr>
          <w:p w14:paraId="71218915" w14:textId="0E219270" w:rsidR="00185519" w:rsidRPr="00C96F88" w:rsidRDefault="00185519" w:rsidP="00185519">
            <w:pPr>
              <w:pStyle w:val="SX-Tabletext"/>
            </w:pPr>
            <w:r w:rsidRPr="00095701">
              <w:t>0.36</w:t>
            </w:r>
          </w:p>
        </w:tc>
        <w:tc>
          <w:tcPr>
            <w:tcW w:w="1418" w:type="dxa"/>
            <w:tcBorders>
              <w:top w:val="single" w:sz="4" w:space="0" w:color="auto"/>
            </w:tcBorders>
          </w:tcPr>
          <w:p w14:paraId="42517211" w14:textId="38FB8650" w:rsidR="00185519" w:rsidRPr="00C96F88" w:rsidRDefault="00185519" w:rsidP="00185519">
            <w:pPr>
              <w:pStyle w:val="SX-Tabletext"/>
            </w:pPr>
            <w:r w:rsidRPr="00095701">
              <w:t>0.35</w:t>
            </w:r>
          </w:p>
        </w:tc>
        <w:tc>
          <w:tcPr>
            <w:tcW w:w="2500" w:type="dxa"/>
            <w:tcBorders>
              <w:top w:val="single" w:sz="4" w:space="0" w:color="auto"/>
            </w:tcBorders>
            <w:tcMar>
              <w:top w:w="0" w:type="dxa"/>
              <w:left w:w="0" w:type="dxa"/>
              <w:bottom w:w="0" w:type="dxa"/>
              <w:right w:w="0" w:type="dxa"/>
            </w:tcMar>
            <w:hideMark/>
          </w:tcPr>
          <w:p w14:paraId="2BFDC0DE" w14:textId="0D40B9A3" w:rsidR="00185519" w:rsidRPr="00C96F88" w:rsidRDefault="00185519" w:rsidP="00185519">
            <w:pPr>
              <w:pStyle w:val="SX-Tabletext"/>
            </w:pPr>
            <w:r w:rsidRPr="00095701">
              <w:t>0.34</w:t>
            </w:r>
          </w:p>
        </w:tc>
      </w:tr>
      <w:tr w:rsidR="00185519" w:rsidRPr="00C96F88" w14:paraId="2B556565" w14:textId="77777777" w:rsidTr="00402CA4">
        <w:tc>
          <w:tcPr>
            <w:tcW w:w="1832" w:type="dxa"/>
            <w:tcMar>
              <w:top w:w="0" w:type="dxa"/>
              <w:left w:w="0" w:type="dxa"/>
              <w:bottom w:w="0" w:type="dxa"/>
              <w:right w:w="0" w:type="dxa"/>
            </w:tcMar>
            <w:hideMark/>
          </w:tcPr>
          <w:p w14:paraId="7178F3CC" w14:textId="30296BBA" w:rsidR="00185519" w:rsidRPr="00C96F88" w:rsidRDefault="00185519" w:rsidP="00185519">
            <w:pPr>
              <w:pStyle w:val="SX-Tabletext"/>
            </w:pPr>
            <w:r w:rsidRPr="00095701">
              <w:t>Hispanic</w:t>
            </w:r>
          </w:p>
        </w:tc>
        <w:tc>
          <w:tcPr>
            <w:tcW w:w="992" w:type="dxa"/>
            <w:tcMar>
              <w:top w:w="0" w:type="dxa"/>
              <w:left w:w="0" w:type="dxa"/>
              <w:bottom w:w="0" w:type="dxa"/>
              <w:right w:w="0" w:type="dxa"/>
            </w:tcMar>
            <w:hideMark/>
          </w:tcPr>
          <w:p w14:paraId="482DDFAE" w14:textId="3B60C2A8" w:rsidR="00185519" w:rsidRPr="00C96F88" w:rsidRDefault="00185519" w:rsidP="00185519">
            <w:pPr>
              <w:pStyle w:val="SX-Tabletext"/>
            </w:pPr>
            <w:r w:rsidRPr="00095701">
              <w:t>0.49</w:t>
            </w:r>
          </w:p>
        </w:tc>
        <w:tc>
          <w:tcPr>
            <w:tcW w:w="1985" w:type="dxa"/>
          </w:tcPr>
          <w:p w14:paraId="1E2D8B4E" w14:textId="0A187EB3" w:rsidR="00185519" w:rsidRPr="00C96F88" w:rsidRDefault="00185519" w:rsidP="00185519">
            <w:pPr>
              <w:pStyle w:val="SX-Tabletext"/>
            </w:pPr>
            <w:r w:rsidRPr="00095701">
              <w:t>0.48</w:t>
            </w:r>
          </w:p>
        </w:tc>
        <w:tc>
          <w:tcPr>
            <w:tcW w:w="1418" w:type="dxa"/>
          </w:tcPr>
          <w:p w14:paraId="7B44AB58" w14:textId="68C1606F" w:rsidR="00185519" w:rsidRPr="00C96F88" w:rsidRDefault="00185519" w:rsidP="00185519">
            <w:pPr>
              <w:pStyle w:val="SX-Tabletext"/>
            </w:pPr>
            <w:r w:rsidRPr="00095701">
              <w:t>0.46</w:t>
            </w:r>
          </w:p>
        </w:tc>
        <w:tc>
          <w:tcPr>
            <w:tcW w:w="2500" w:type="dxa"/>
            <w:tcMar>
              <w:top w:w="0" w:type="dxa"/>
              <w:left w:w="0" w:type="dxa"/>
              <w:bottom w:w="0" w:type="dxa"/>
              <w:right w:w="0" w:type="dxa"/>
            </w:tcMar>
            <w:hideMark/>
          </w:tcPr>
          <w:p w14:paraId="22EAF8BE" w14:textId="797DE212" w:rsidR="00185519" w:rsidRPr="00C96F88" w:rsidRDefault="00185519" w:rsidP="00185519">
            <w:pPr>
              <w:pStyle w:val="SX-Tabletext"/>
            </w:pPr>
            <w:r w:rsidRPr="00095701">
              <w:t>0.44</w:t>
            </w:r>
          </w:p>
        </w:tc>
      </w:tr>
      <w:tr w:rsidR="00185519" w:rsidRPr="00C96F88" w14:paraId="7D520E2F" w14:textId="77777777" w:rsidTr="00402CA4">
        <w:tc>
          <w:tcPr>
            <w:tcW w:w="1832" w:type="dxa"/>
            <w:tcMar>
              <w:top w:w="0" w:type="dxa"/>
              <w:left w:w="0" w:type="dxa"/>
              <w:bottom w:w="0" w:type="dxa"/>
              <w:right w:w="0" w:type="dxa"/>
            </w:tcMar>
            <w:hideMark/>
          </w:tcPr>
          <w:p w14:paraId="061F9B67" w14:textId="37AB7351" w:rsidR="00185519" w:rsidRPr="00C96F88" w:rsidRDefault="00185519" w:rsidP="00185519">
            <w:pPr>
              <w:pStyle w:val="SX-Tabletext"/>
            </w:pPr>
            <w:r w:rsidRPr="00095701">
              <w:t>Male</w:t>
            </w:r>
          </w:p>
        </w:tc>
        <w:tc>
          <w:tcPr>
            <w:tcW w:w="992" w:type="dxa"/>
            <w:tcMar>
              <w:top w:w="0" w:type="dxa"/>
              <w:left w:w="0" w:type="dxa"/>
              <w:bottom w:w="0" w:type="dxa"/>
              <w:right w:w="0" w:type="dxa"/>
            </w:tcMar>
            <w:hideMark/>
          </w:tcPr>
          <w:p w14:paraId="05996B61" w14:textId="4000AD95" w:rsidR="00185519" w:rsidRPr="00C96F88" w:rsidRDefault="00185519" w:rsidP="00185519">
            <w:pPr>
              <w:pStyle w:val="SX-Tabletext"/>
            </w:pPr>
            <w:r w:rsidRPr="00095701">
              <w:t>0.51</w:t>
            </w:r>
          </w:p>
        </w:tc>
        <w:tc>
          <w:tcPr>
            <w:tcW w:w="1985" w:type="dxa"/>
          </w:tcPr>
          <w:p w14:paraId="18013867" w14:textId="750FFAD4" w:rsidR="00185519" w:rsidRPr="00C96F88" w:rsidRDefault="00185519" w:rsidP="00185519">
            <w:pPr>
              <w:pStyle w:val="SX-Tabletext"/>
            </w:pPr>
            <w:r w:rsidRPr="00095701">
              <w:t>0.50</w:t>
            </w:r>
          </w:p>
        </w:tc>
        <w:tc>
          <w:tcPr>
            <w:tcW w:w="1418" w:type="dxa"/>
          </w:tcPr>
          <w:p w14:paraId="6633A47D" w14:textId="01167EB8" w:rsidR="00185519" w:rsidRPr="00C96F88" w:rsidRDefault="00185519" w:rsidP="00185519">
            <w:pPr>
              <w:pStyle w:val="SX-Tabletext"/>
            </w:pPr>
            <w:r w:rsidRPr="00095701">
              <w:t>0.45</w:t>
            </w:r>
          </w:p>
        </w:tc>
        <w:tc>
          <w:tcPr>
            <w:tcW w:w="2500" w:type="dxa"/>
            <w:tcMar>
              <w:top w:w="0" w:type="dxa"/>
              <w:left w:w="0" w:type="dxa"/>
              <w:bottom w:w="0" w:type="dxa"/>
              <w:right w:w="0" w:type="dxa"/>
            </w:tcMar>
            <w:hideMark/>
          </w:tcPr>
          <w:p w14:paraId="69B91B1D" w14:textId="6D0C5D98" w:rsidR="00185519" w:rsidRPr="00C96F88" w:rsidRDefault="00185519" w:rsidP="00185519">
            <w:pPr>
              <w:pStyle w:val="SX-Tabletext"/>
            </w:pPr>
            <w:r w:rsidRPr="00095701">
              <w:t>0.45</w:t>
            </w:r>
          </w:p>
        </w:tc>
      </w:tr>
      <w:tr w:rsidR="00185519" w:rsidRPr="00C96F88" w14:paraId="268B5410" w14:textId="77777777" w:rsidTr="00402CA4">
        <w:tc>
          <w:tcPr>
            <w:tcW w:w="1832" w:type="dxa"/>
            <w:tcMar>
              <w:top w:w="0" w:type="dxa"/>
              <w:left w:w="0" w:type="dxa"/>
              <w:bottom w:w="0" w:type="dxa"/>
              <w:right w:w="0" w:type="dxa"/>
            </w:tcMar>
            <w:hideMark/>
          </w:tcPr>
          <w:p w14:paraId="4FF71B6E" w14:textId="67E1FE1E" w:rsidR="00185519" w:rsidRPr="00C96F88" w:rsidRDefault="00185519" w:rsidP="00185519">
            <w:pPr>
              <w:pStyle w:val="SX-Tabletext"/>
            </w:pPr>
            <w:r w:rsidRPr="00095701">
              <w:t>Cohort 1981</w:t>
            </w:r>
          </w:p>
        </w:tc>
        <w:tc>
          <w:tcPr>
            <w:tcW w:w="992" w:type="dxa"/>
            <w:tcMar>
              <w:top w:w="0" w:type="dxa"/>
              <w:left w:w="0" w:type="dxa"/>
              <w:bottom w:w="0" w:type="dxa"/>
              <w:right w:w="0" w:type="dxa"/>
            </w:tcMar>
            <w:hideMark/>
          </w:tcPr>
          <w:p w14:paraId="55E43CA0" w14:textId="6FA49D02" w:rsidR="00185519" w:rsidRPr="00C96F88" w:rsidRDefault="00185519" w:rsidP="00185519">
            <w:pPr>
              <w:pStyle w:val="SX-Tabletext"/>
            </w:pPr>
            <w:r w:rsidRPr="00095701">
              <w:t>0.20</w:t>
            </w:r>
          </w:p>
        </w:tc>
        <w:tc>
          <w:tcPr>
            <w:tcW w:w="1985" w:type="dxa"/>
          </w:tcPr>
          <w:p w14:paraId="287E57D7" w14:textId="19285302" w:rsidR="00185519" w:rsidRPr="00C96F88" w:rsidRDefault="00185519" w:rsidP="00185519">
            <w:pPr>
              <w:pStyle w:val="SX-Tabletext"/>
            </w:pPr>
            <w:r w:rsidRPr="00095701">
              <w:t>0.27</w:t>
            </w:r>
          </w:p>
        </w:tc>
        <w:tc>
          <w:tcPr>
            <w:tcW w:w="1418" w:type="dxa"/>
          </w:tcPr>
          <w:p w14:paraId="63D6C52F" w14:textId="3B05422D" w:rsidR="00185519" w:rsidRPr="00C96F88" w:rsidRDefault="00185519" w:rsidP="00185519">
            <w:pPr>
              <w:pStyle w:val="SX-Tabletext"/>
            </w:pPr>
            <w:r w:rsidRPr="00095701">
              <w:t>0.48</w:t>
            </w:r>
          </w:p>
        </w:tc>
        <w:tc>
          <w:tcPr>
            <w:tcW w:w="2500" w:type="dxa"/>
            <w:tcMar>
              <w:top w:w="0" w:type="dxa"/>
              <w:left w:w="0" w:type="dxa"/>
              <w:bottom w:w="0" w:type="dxa"/>
              <w:right w:w="0" w:type="dxa"/>
            </w:tcMar>
            <w:hideMark/>
          </w:tcPr>
          <w:p w14:paraId="2FF6B505" w14:textId="51A2A157" w:rsidR="00185519" w:rsidRPr="00C96F88" w:rsidRDefault="00185519" w:rsidP="00185519">
            <w:pPr>
              <w:pStyle w:val="SX-Tabletext"/>
            </w:pPr>
            <w:r w:rsidRPr="00095701">
              <w:t>0.24</w:t>
            </w:r>
          </w:p>
        </w:tc>
      </w:tr>
      <w:tr w:rsidR="00185519" w:rsidRPr="00C96F88" w14:paraId="4B48E162" w14:textId="77777777" w:rsidTr="00402CA4">
        <w:tc>
          <w:tcPr>
            <w:tcW w:w="1832" w:type="dxa"/>
            <w:tcMar>
              <w:top w:w="0" w:type="dxa"/>
              <w:left w:w="0" w:type="dxa"/>
              <w:bottom w:w="0" w:type="dxa"/>
              <w:right w:w="0" w:type="dxa"/>
            </w:tcMar>
            <w:hideMark/>
          </w:tcPr>
          <w:p w14:paraId="4A24BC15" w14:textId="14FE18FE" w:rsidR="00185519" w:rsidRPr="00C96F88" w:rsidRDefault="00185519" w:rsidP="00185519">
            <w:pPr>
              <w:pStyle w:val="SX-Tabletext"/>
            </w:pPr>
            <w:r w:rsidRPr="00095701">
              <w:t>Cohort 1984</w:t>
            </w:r>
          </w:p>
        </w:tc>
        <w:tc>
          <w:tcPr>
            <w:tcW w:w="992" w:type="dxa"/>
            <w:tcMar>
              <w:top w:w="0" w:type="dxa"/>
              <w:left w:w="0" w:type="dxa"/>
              <w:bottom w:w="0" w:type="dxa"/>
              <w:right w:w="0" w:type="dxa"/>
            </w:tcMar>
            <w:hideMark/>
          </w:tcPr>
          <w:p w14:paraId="7E505C66" w14:textId="026053EF" w:rsidR="00185519" w:rsidRPr="00C96F88" w:rsidRDefault="00185519" w:rsidP="00185519">
            <w:pPr>
              <w:pStyle w:val="SX-Tabletext"/>
            </w:pPr>
            <w:r w:rsidRPr="00095701">
              <w:t>0.23</w:t>
            </w:r>
          </w:p>
        </w:tc>
        <w:tc>
          <w:tcPr>
            <w:tcW w:w="1985" w:type="dxa"/>
          </w:tcPr>
          <w:p w14:paraId="22676C6A" w14:textId="44809D10" w:rsidR="00185519" w:rsidRPr="00C96F88" w:rsidRDefault="00185519" w:rsidP="00185519">
            <w:pPr>
              <w:pStyle w:val="SX-Tabletext"/>
            </w:pPr>
            <w:r w:rsidRPr="00095701">
              <w:t>0.32</w:t>
            </w:r>
          </w:p>
        </w:tc>
        <w:tc>
          <w:tcPr>
            <w:tcW w:w="1418" w:type="dxa"/>
          </w:tcPr>
          <w:p w14:paraId="5430B9B8" w14:textId="15165339" w:rsidR="00185519" w:rsidRPr="00C96F88" w:rsidRDefault="00185519" w:rsidP="00185519">
            <w:pPr>
              <w:pStyle w:val="SX-Tabletext"/>
            </w:pPr>
            <w:r w:rsidRPr="00095701">
              <w:t>0.17</w:t>
            </w:r>
          </w:p>
        </w:tc>
        <w:tc>
          <w:tcPr>
            <w:tcW w:w="2500" w:type="dxa"/>
            <w:tcMar>
              <w:top w:w="0" w:type="dxa"/>
              <w:left w:w="0" w:type="dxa"/>
              <w:bottom w:w="0" w:type="dxa"/>
              <w:right w:w="0" w:type="dxa"/>
            </w:tcMar>
            <w:hideMark/>
          </w:tcPr>
          <w:p w14:paraId="6BF5AF09" w14:textId="0FCAADE1" w:rsidR="00185519" w:rsidRPr="00C96F88" w:rsidRDefault="00185519" w:rsidP="00185519">
            <w:pPr>
              <w:pStyle w:val="SX-Tabletext"/>
            </w:pPr>
            <w:r w:rsidRPr="00095701">
              <w:t>0.24</w:t>
            </w:r>
          </w:p>
        </w:tc>
      </w:tr>
      <w:tr w:rsidR="00185519" w:rsidRPr="00C96F88" w14:paraId="3FF1DA13" w14:textId="77777777" w:rsidTr="00402CA4">
        <w:tc>
          <w:tcPr>
            <w:tcW w:w="1832" w:type="dxa"/>
            <w:tcMar>
              <w:top w:w="0" w:type="dxa"/>
              <w:left w:w="0" w:type="dxa"/>
              <w:bottom w:w="0" w:type="dxa"/>
              <w:right w:w="0" w:type="dxa"/>
            </w:tcMar>
            <w:hideMark/>
          </w:tcPr>
          <w:p w14:paraId="45FB42D8" w14:textId="7A3B9D50" w:rsidR="00185519" w:rsidRPr="00C96F88" w:rsidRDefault="00185519" w:rsidP="00185519">
            <w:pPr>
              <w:pStyle w:val="SX-Tabletext"/>
            </w:pPr>
            <w:r w:rsidRPr="00095701">
              <w:t>Cohort 1987</w:t>
            </w:r>
          </w:p>
        </w:tc>
        <w:tc>
          <w:tcPr>
            <w:tcW w:w="992" w:type="dxa"/>
            <w:tcMar>
              <w:top w:w="0" w:type="dxa"/>
              <w:left w:w="0" w:type="dxa"/>
              <w:bottom w:w="0" w:type="dxa"/>
              <w:right w:w="0" w:type="dxa"/>
            </w:tcMar>
            <w:hideMark/>
          </w:tcPr>
          <w:p w14:paraId="534034EE" w14:textId="45DDC28E" w:rsidR="00185519" w:rsidRPr="00C96F88" w:rsidRDefault="00185519" w:rsidP="00185519">
            <w:pPr>
              <w:pStyle w:val="SX-Tabletext"/>
            </w:pPr>
            <w:r w:rsidRPr="00095701">
              <w:t>0.23</w:t>
            </w:r>
          </w:p>
        </w:tc>
        <w:tc>
          <w:tcPr>
            <w:tcW w:w="1985" w:type="dxa"/>
          </w:tcPr>
          <w:p w14:paraId="278DE099" w14:textId="677DA371" w:rsidR="00185519" w:rsidRPr="00C96F88" w:rsidRDefault="00185519" w:rsidP="00185519">
            <w:pPr>
              <w:pStyle w:val="SX-Tabletext"/>
            </w:pPr>
            <w:r w:rsidRPr="00095701">
              <w:t>0.32</w:t>
            </w:r>
          </w:p>
        </w:tc>
        <w:tc>
          <w:tcPr>
            <w:tcW w:w="1418" w:type="dxa"/>
          </w:tcPr>
          <w:p w14:paraId="16D378C9" w14:textId="59F4086E" w:rsidR="00185519" w:rsidRPr="00C96F88" w:rsidRDefault="00185519" w:rsidP="00185519">
            <w:pPr>
              <w:pStyle w:val="SX-Tabletext"/>
            </w:pPr>
            <w:r w:rsidRPr="00095701">
              <w:t>0.14</w:t>
            </w:r>
          </w:p>
        </w:tc>
        <w:tc>
          <w:tcPr>
            <w:tcW w:w="2500" w:type="dxa"/>
            <w:tcMar>
              <w:top w:w="0" w:type="dxa"/>
              <w:left w:w="0" w:type="dxa"/>
              <w:bottom w:w="0" w:type="dxa"/>
              <w:right w:w="0" w:type="dxa"/>
            </w:tcMar>
            <w:hideMark/>
          </w:tcPr>
          <w:p w14:paraId="613B6DD8" w14:textId="14CAF26E" w:rsidR="00185519" w:rsidRPr="00C96F88" w:rsidRDefault="00185519" w:rsidP="00185519">
            <w:pPr>
              <w:pStyle w:val="SX-Tabletext"/>
            </w:pPr>
            <w:r w:rsidRPr="00095701">
              <w:t>0.20</w:t>
            </w:r>
          </w:p>
        </w:tc>
      </w:tr>
      <w:tr w:rsidR="00185519" w:rsidRPr="00C96F88" w14:paraId="60D9675D" w14:textId="77777777" w:rsidTr="00402CA4">
        <w:tc>
          <w:tcPr>
            <w:tcW w:w="1832" w:type="dxa"/>
            <w:tcMar>
              <w:top w:w="0" w:type="dxa"/>
              <w:left w:w="0" w:type="dxa"/>
              <w:bottom w:w="0" w:type="dxa"/>
              <w:right w:w="0" w:type="dxa"/>
            </w:tcMar>
            <w:hideMark/>
          </w:tcPr>
          <w:p w14:paraId="3C47E63E" w14:textId="7E9CF2E7" w:rsidR="00185519" w:rsidRPr="00C96F88" w:rsidRDefault="00185519" w:rsidP="00185519">
            <w:pPr>
              <w:pStyle w:val="SX-Tabletext"/>
            </w:pPr>
            <w:r w:rsidRPr="00095701">
              <w:t>Cohort 1996</w:t>
            </w:r>
          </w:p>
        </w:tc>
        <w:tc>
          <w:tcPr>
            <w:tcW w:w="992" w:type="dxa"/>
            <w:tcMar>
              <w:top w:w="0" w:type="dxa"/>
              <w:left w:w="0" w:type="dxa"/>
              <w:bottom w:w="0" w:type="dxa"/>
              <w:right w:w="0" w:type="dxa"/>
            </w:tcMar>
            <w:hideMark/>
          </w:tcPr>
          <w:p w14:paraId="2D589C1C" w14:textId="63B2D3A0" w:rsidR="00185519" w:rsidRPr="00C96F88" w:rsidRDefault="00185519" w:rsidP="00185519">
            <w:pPr>
              <w:pStyle w:val="SX-Tabletext"/>
            </w:pPr>
            <w:r w:rsidRPr="00095701">
              <w:t>0.34</w:t>
            </w:r>
          </w:p>
        </w:tc>
        <w:tc>
          <w:tcPr>
            <w:tcW w:w="1985" w:type="dxa"/>
          </w:tcPr>
          <w:p w14:paraId="2E0769FC" w14:textId="5E6D9676" w:rsidR="00185519" w:rsidRPr="00C96F88" w:rsidRDefault="00185519" w:rsidP="00185519">
            <w:pPr>
              <w:pStyle w:val="SX-Tabletext"/>
            </w:pPr>
            <w:r w:rsidRPr="00095701">
              <w:t>0.10</w:t>
            </w:r>
          </w:p>
        </w:tc>
        <w:tc>
          <w:tcPr>
            <w:tcW w:w="1418" w:type="dxa"/>
          </w:tcPr>
          <w:p w14:paraId="6BBCF64D" w14:textId="2D3217F1" w:rsidR="00185519" w:rsidRPr="00C96F88" w:rsidRDefault="00185519" w:rsidP="00185519">
            <w:pPr>
              <w:pStyle w:val="SX-Tabletext"/>
            </w:pPr>
            <w:r w:rsidRPr="00095701">
              <w:t>0.22</w:t>
            </w:r>
          </w:p>
        </w:tc>
        <w:tc>
          <w:tcPr>
            <w:tcW w:w="2500" w:type="dxa"/>
            <w:tcMar>
              <w:top w:w="0" w:type="dxa"/>
              <w:left w:w="0" w:type="dxa"/>
              <w:bottom w:w="0" w:type="dxa"/>
              <w:right w:w="0" w:type="dxa"/>
            </w:tcMar>
            <w:hideMark/>
          </w:tcPr>
          <w:p w14:paraId="3B69B1DE" w14:textId="5E5D94D7" w:rsidR="00185519" w:rsidRPr="00C96F88" w:rsidRDefault="00185519" w:rsidP="00185519">
            <w:pPr>
              <w:pStyle w:val="SX-Tabletext"/>
            </w:pPr>
            <w:r w:rsidRPr="00095701">
              <w:t>0.31</w:t>
            </w:r>
          </w:p>
        </w:tc>
      </w:tr>
      <w:tr w:rsidR="00185519" w:rsidRPr="00C96F88" w14:paraId="25A61575" w14:textId="77777777" w:rsidTr="00402CA4">
        <w:tc>
          <w:tcPr>
            <w:tcW w:w="1832" w:type="dxa"/>
            <w:tcMar>
              <w:top w:w="0" w:type="dxa"/>
              <w:left w:w="0" w:type="dxa"/>
              <w:bottom w:w="0" w:type="dxa"/>
              <w:right w:w="0" w:type="dxa"/>
            </w:tcMar>
            <w:hideMark/>
          </w:tcPr>
          <w:p w14:paraId="0F5F5333" w14:textId="066F368B" w:rsidR="00185519" w:rsidRPr="00C96F88" w:rsidRDefault="00185519" w:rsidP="00185519">
            <w:pPr>
              <w:pStyle w:val="SX-Tabletext"/>
            </w:pPr>
            <w:r w:rsidRPr="00095701">
              <w:t>SES</w:t>
            </w:r>
          </w:p>
        </w:tc>
        <w:tc>
          <w:tcPr>
            <w:tcW w:w="992" w:type="dxa"/>
            <w:tcMar>
              <w:top w:w="0" w:type="dxa"/>
              <w:left w:w="0" w:type="dxa"/>
              <w:bottom w:w="0" w:type="dxa"/>
              <w:right w:w="0" w:type="dxa"/>
            </w:tcMar>
            <w:hideMark/>
          </w:tcPr>
          <w:p w14:paraId="57077B08" w14:textId="6FC59CF1" w:rsidR="00185519" w:rsidRPr="00C96F88" w:rsidRDefault="00185519" w:rsidP="00185519">
            <w:pPr>
              <w:pStyle w:val="SX-Tabletext"/>
            </w:pPr>
          </w:p>
        </w:tc>
        <w:tc>
          <w:tcPr>
            <w:tcW w:w="1985" w:type="dxa"/>
          </w:tcPr>
          <w:p w14:paraId="708DFF61" w14:textId="0B22B3A7" w:rsidR="00185519" w:rsidRPr="00C96F88" w:rsidRDefault="00185519" w:rsidP="00185519">
            <w:pPr>
              <w:pStyle w:val="SX-Tabletext"/>
            </w:pPr>
            <w:r w:rsidRPr="00095701">
              <w:t>0.00</w:t>
            </w:r>
          </w:p>
        </w:tc>
        <w:tc>
          <w:tcPr>
            <w:tcW w:w="1418" w:type="dxa"/>
          </w:tcPr>
          <w:p w14:paraId="398362F5" w14:textId="4D52C8F0" w:rsidR="00185519" w:rsidRPr="00C96F88" w:rsidRDefault="00185519" w:rsidP="00185519">
            <w:pPr>
              <w:pStyle w:val="SX-Tabletext"/>
            </w:pPr>
            <w:r w:rsidRPr="00095701">
              <w:t>0.21</w:t>
            </w:r>
          </w:p>
        </w:tc>
        <w:tc>
          <w:tcPr>
            <w:tcW w:w="2500" w:type="dxa"/>
            <w:tcMar>
              <w:top w:w="0" w:type="dxa"/>
              <w:left w:w="0" w:type="dxa"/>
              <w:bottom w:w="0" w:type="dxa"/>
              <w:right w:w="0" w:type="dxa"/>
            </w:tcMar>
            <w:hideMark/>
          </w:tcPr>
          <w:p w14:paraId="5507C1E3" w14:textId="449C888E" w:rsidR="00185519" w:rsidRPr="00C96F88" w:rsidRDefault="00185519" w:rsidP="00185519">
            <w:pPr>
              <w:pStyle w:val="SX-Tabletext"/>
            </w:pPr>
            <w:r w:rsidRPr="00095701">
              <w:t>0.33</w:t>
            </w:r>
          </w:p>
        </w:tc>
      </w:tr>
      <w:tr w:rsidR="00185519" w:rsidRPr="00C96F88" w14:paraId="0EFE36E7" w14:textId="77777777" w:rsidTr="00402CA4">
        <w:tc>
          <w:tcPr>
            <w:tcW w:w="1832" w:type="dxa"/>
            <w:tcMar>
              <w:top w:w="0" w:type="dxa"/>
              <w:left w:w="0" w:type="dxa"/>
              <w:bottom w:w="0" w:type="dxa"/>
              <w:right w:w="0" w:type="dxa"/>
            </w:tcMar>
          </w:tcPr>
          <w:p w14:paraId="6F91E3DF" w14:textId="77F548CF" w:rsidR="00185519" w:rsidRPr="00C96F88" w:rsidRDefault="00185519" w:rsidP="00185519">
            <w:pPr>
              <w:pStyle w:val="SX-Tabletext"/>
            </w:pPr>
            <w:r w:rsidRPr="00095701">
              <w:t>Immig</w:t>
            </w:r>
            <w:r w:rsidR="00B901C6">
              <w:t>rant</w:t>
            </w:r>
            <w:r w:rsidRPr="00095701">
              <w:t xml:space="preserve"> family</w:t>
            </w:r>
          </w:p>
        </w:tc>
        <w:tc>
          <w:tcPr>
            <w:tcW w:w="992" w:type="dxa"/>
            <w:tcMar>
              <w:top w:w="0" w:type="dxa"/>
              <w:left w:w="0" w:type="dxa"/>
              <w:bottom w:w="0" w:type="dxa"/>
              <w:right w:w="0" w:type="dxa"/>
            </w:tcMar>
          </w:tcPr>
          <w:p w14:paraId="4ADFCEF5" w14:textId="4DC95533" w:rsidR="00185519" w:rsidRPr="00C96F88" w:rsidRDefault="00185519" w:rsidP="00185519">
            <w:pPr>
              <w:pStyle w:val="SX-Tabletext"/>
            </w:pPr>
            <w:r w:rsidRPr="00095701">
              <w:t>0.41</w:t>
            </w:r>
          </w:p>
        </w:tc>
        <w:tc>
          <w:tcPr>
            <w:tcW w:w="1985" w:type="dxa"/>
          </w:tcPr>
          <w:p w14:paraId="7E7450F8" w14:textId="3FD667AF" w:rsidR="00185519" w:rsidRDefault="00185519" w:rsidP="00185519">
            <w:pPr>
              <w:pStyle w:val="SX-Tabletext"/>
            </w:pPr>
            <w:r w:rsidRPr="00095701">
              <w:t>0.41</w:t>
            </w:r>
          </w:p>
        </w:tc>
        <w:tc>
          <w:tcPr>
            <w:tcW w:w="1418" w:type="dxa"/>
          </w:tcPr>
          <w:p w14:paraId="1E2D0557" w14:textId="1F547C78" w:rsidR="00185519" w:rsidRDefault="00185519" w:rsidP="00185519">
            <w:pPr>
              <w:pStyle w:val="SX-Tabletext"/>
            </w:pPr>
            <w:r w:rsidRPr="00095701">
              <w:t>0.40</w:t>
            </w:r>
          </w:p>
        </w:tc>
        <w:tc>
          <w:tcPr>
            <w:tcW w:w="2500" w:type="dxa"/>
            <w:tcMar>
              <w:top w:w="0" w:type="dxa"/>
              <w:left w:w="0" w:type="dxa"/>
              <w:bottom w:w="0" w:type="dxa"/>
              <w:right w:w="0" w:type="dxa"/>
            </w:tcMar>
          </w:tcPr>
          <w:p w14:paraId="07136B0B" w14:textId="006F4EF3" w:rsidR="00185519" w:rsidRPr="00C96F88" w:rsidRDefault="00185519" w:rsidP="00185519">
            <w:pPr>
              <w:pStyle w:val="SX-Tabletext"/>
            </w:pPr>
            <w:r w:rsidRPr="00095701">
              <w:t>0.38</w:t>
            </w:r>
          </w:p>
        </w:tc>
      </w:tr>
      <w:tr w:rsidR="00185519" w:rsidRPr="00C96F88" w14:paraId="1B66BFC1" w14:textId="77777777" w:rsidTr="00402CA4">
        <w:tc>
          <w:tcPr>
            <w:tcW w:w="1832" w:type="dxa"/>
            <w:tcMar>
              <w:top w:w="0" w:type="dxa"/>
              <w:left w:w="0" w:type="dxa"/>
              <w:bottom w:w="0" w:type="dxa"/>
              <w:right w:w="0" w:type="dxa"/>
            </w:tcMar>
          </w:tcPr>
          <w:p w14:paraId="4057FEB7" w14:textId="791649A4" w:rsidR="00185519" w:rsidRDefault="00185519" w:rsidP="00185519">
            <w:pPr>
              <w:pStyle w:val="SX-Tabletext"/>
            </w:pPr>
            <w:r w:rsidRPr="00095701">
              <w:t>Family arrest</w:t>
            </w:r>
          </w:p>
        </w:tc>
        <w:tc>
          <w:tcPr>
            <w:tcW w:w="992" w:type="dxa"/>
            <w:tcMar>
              <w:top w:w="0" w:type="dxa"/>
              <w:left w:w="0" w:type="dxa"/>
              <w:bottom w:w="0" w:type="dxa"/>
              <w:right w:w="0" w:type="dxa"/>
            </w:tcMar>
          </w:tcPr>
          <w:p w14:paraId="0AD38F9F" w14:textId="67141508" w:rsidR="00185519" w:rsidRDefault="00185519" w:rsidP="00185519">
            <w:pPr>
              <w:pStyle w:val="SX-Tabletext"/>
            </w:pPr>
            <w:r w:rsidRPr="00095701">
              <w:t>0.30</w:t>
            </w:r>
          </w:p>
        </w:tc>
        <w:tc>
          <w:tcPr>
            <w:tcW w:w="1985" w:type="dxa"/>
          </w:tcPr>
          <w:p w14:paraId="713971C5" w14:textId="0877C8DF" w:rsidR="00185519" w:rsidRDefault="00185519" w:rsidP="00185519">
            <w:pPr>
              <w:pStyle w:val="SX-Tabletext"/>
            </w:pPr>
            <w:r w:rsidRPr="00095701">
              <w:t>0.30</w:t>
            </w:r>
          </w:p>
        </w:tc>
        <w:tc>
          <w:tcPr>
            <w:tcW w:w="1418" w:type="dxa"/>
          </w:tcPr>
          <w:p w14:paraId="43CE7672" w14:textId="7661DB3D" w:rsidR="00185519" w:rsidRDefault="00185519" w:rsidP="00185519">
            <w:pPr>
              <w:pStyle w:val="SX-Tabletext"/>
            </w:pPr>
            <w:r w:rsidRPr="00095701">
              <w:t>0.30</w:t>
            </w:r>
          </w:p>
        </w:tc>
        <w:tc>
          <w:tcPr>
            <w:tcW w:w="2500" w:type="dxa"/>
            <w:tcMar>
              <w:top w:w="0" w:type="dxa"/>
              <w:left w:w="0" w:type="dxa"/>
              <w:bottom w:w="0" w:type="dxa"/>
              <w:right w:w="0" w:type="dxa"/>
            </w:tcMar>
          </w:tcPr>
          <w:p w14:paraId="62A2D232" w14:textId="2324B743" w:rsidR="00185519" w:rsidRDefault="00185519" w:rsidP="00185519">
            <w:pPr>
              <w:pStyle w:val="SX-Tabletext"/>
            </w:pPr>
            <w:r w:rsidRPr="00095701">
              <w:t>0.27</w:t>
            </w:r>
          </w:p>
        </w:tc>
      </w:tr>
      <w:tr w:rsidR="00185519" w:rsidRPr="00C96F88" w14:paraId="18B8E948" w14:textId="77777777" w:rsidTr="00402CA4">
        <w:tc>
          <w:tcPr>
            <w:tcW w:w="1832" w:type="dxa"/>
            <w:tcMar>
              <w:top w:w="0" w:type="dxa"/>
              <w:left w:w="0" w:type="dxa"/>
              <w:bottom w:w="0" w:type="dxa"/>
              <w:right w:w="0" w:type="dxa"/>
            </w:tcMar>
          </w:tcPr>
          <w:p w14:paraId="7BB0DCCA" w14:textId="0FC46C15" w:rsidR="00185519" w:rsidRDefault="00185519" w:rsidP="00185519">
            <w:pPr>
              <w:pStyle w:val="SX-Tabletext"/>
            </w:pPr>
            <w:r w:rsidRPr="00095701">
              <w:t>Homicide</w:t>
            </w:r>
          </w:p>
        </w:tc>
        <w:tc>
          <w:tcPr>
            <w:tcW w:w="992" w:type="dxa"/>
            <w:tcMar>
              <w:top w:w="0" w:type="dxa"/>
              <w:left w:w="0" w:type="dxa"/>
              <w:bottom w:w="0" w:type="dxa"/>
              <w:right w:w="0" w:type="dxa"/>
            </w:tcMar>
          </w:tcPr>
          <w:p w14:paraId="4B131FE7" w14:textId="77777777" w:rsidR="00185519" w:rsidRDefault="00185519" w:rsidP="00185519">
            <w:pPr>
              <w:pStyle w:val="SX-Tabletext"/>
            </w:pPr>
          </w:p>
        </w:tc>
        <w:tc>
          <w:tcPr>
            <w:tcW w:w="1985" w:type="dxa"/>
          </w:tcPr>
          <w:p w14:paraId="37BBB7C3" w14:textId="7D7318D9" w:rsidR="00185519" w:rsidRDefault="00185519" w:rsidP="00185519">
            <w:pPr>
              <w:pStyle w:val="SX-Tabletext"/>
            </w:pPr>
            <w:r w:rsidRPr="00095701">
              <w:t>30.43</w:t>
            </w:r>
          </w:p>
        </w:tc>
        <w:tc>
          <w:tcPr>
            <w:tcW w:w="1418" w:type="dxa"/>
          </w:tcPr>
          <w:p w14:paraId="37857B53" w14:textId="438D3804" w:rsidR="00185519" w:rsidRDefault="00185519" w:rsidP="00185519">
            <w:pPr>
              <w:pStyle w:val="SX-Tabletext"/>
            </w:pPr>
            <w:r w:rsidRPr="00095701">
              <w:t>29.14</w:t>
            </w:r>
          </w:p>
        </w:tc>
        <w:tc>
          <w:tcPr>
            <w:tcW w:w="2500" w:type="dxa"/>
            <w:tcMar>
              <w:top w:w="0" w:type="dxa"/>
              <w:left w:w="0" w:type="dxa"/>
              <w:bottom w:w="0" w:type="dxa"/>
              <w:right w:w="0" w:type="dxa"/>
            </w:tcMar>
          </w:tcPr>
          <w:p w14:paraId="16D8DD92" w14:textId="1BAABC9C" w:rsidR="00185519" w:rsidRDefault="00185519" w:rsidP="00185519">
            <w:pPr>
              <w:pStyle w:val="SX-Tabletext"/>
            </w:pPr>
            <w:r w:rsidRPr="00095701">
              <w:t>24.93</w:t>
            </w:r>
          </w:p>
        </w:tc>
      </w:tr>
      <w:tr w:rsidR="00185519" w:rsidRPr="00C96F88" w14:paraId="76D556C4" w14:textId="77777777" w:rsidTr="00402CA4">
        <w:tc>
          <w:tcPr>
            <w:tcW w:w="1832" w:type="dxa"/>
            <w:tcMar>
              <w:top w:w="0" w:type="dxa"/>
              <w:left w:w="0" w:type="dxa"/>
              <w:bottom w:w="0" w:type="dxa"/>
              <w:right w:w="0" w:type="dxa"/>
            </w:tcMar>
          </w:tcPr>
          <w:p w14:paraId="1AE7022B" w14:textId="7A381CCD" w:rsidR="00185519" w:rsidRPr="00095701" w:rsidRDefault="00185519" w:rsidP="00185519">
            <w:pPr>
              <w:pStyle w:val="SX-Tabletext"/>
            </w:pPr>
            <w:r w:rsidRPr="008271CD">
              <w:t>Perc</w:t>
            </w:r>
            <w:r w:rsidR="00B901C6">
              <w:t>ent</w:t>
            </w:r>
            <w:r w:rsidRPr="008271CD">
              <w:t xml:space="preserve"> Black</w:t>
            </w:r>
          </w:p>
        </w:tc>
        <w:tc>
          <w:tcPr>
            <w:tcW w:w="992" w:type="dxa"/>
            <w:tcMar>
              <w:top w:w="0" w:type="dxa"/>
              <w:left w:w="0" w:type="dxa"/>
              <w:bottom w:w="0" w:type="dxa"/>
              <w:right w:w="0" w:type="dxa"/>
            </w:tcMar>
          </w:tcPr>
          <w:p w14:paraId="2B4AFDBE" w14:textId="77777777" w:rsidR="00185519" w:rsidRDefault="00185519" w:rsidP="00185519">
            <w:pPr>
              <w:pStyle w:val="SX-Tabletext"/>
            </w:pPr>
          </w:p>
        </w:tc>
        <w:tc>
          <w:tcPr>
            <w:tcW w:w="1985" w:type="dxa"/>
          </w:tcPr>
          <w:p w14:paraId="76F53EDB" w14:textId="2B6C4ED6" w:rsidR="00185519" w:rsidRPr="00095701" w:rsidRDefault="00185519" w:rsidP="00185519">
            <w:pPr>
              <w:pStyle w:val="SX-Tabletext"/>
            </w:pPr>
            <w:r w:rsidRPr="008271CD">
              <w:t>0.34</w:t>
            </w:r>
          </w:p>
        </w:tc>
        <w:tc>
          <w:tcPr>
            <w:tcW w:w="1418" w:type="dxa"/>
          </w:tcPr>
          <w:p w14:paraId="397959C9" w14:textId="75192D1F" w:rsidR="00185519" w:rsidRPr="00095701" w:rsidRDefault="00185519" w:rsidP="00185519">
            <w:pPr>
              <w:pStyle w:val="SX-Tabletext"/>
            </w:pPr>
            <w:r w:rsidRPr="008271CD">
              <w:t>0.33</w:t>
            </w:r>
          </w:p>
        </w:tc>
        <w:tc>
          <w:tcPr>
            <w:tcW w:w="2500" w:type="dxa"/>
            <w:tcMar>
              <w:top w:w="0" w:type="dxa"/>
              <w:left w:w="0" w:type="dxa"/>
              <w:bottom w:w="0" w:type="dxa"/>
              <w:right w:w="0" w:type="dxa"/>
            </w:tcMar>
          </w:tcPr>
          <w:p w14:paraId="7F76422B" w14:textId="61E5061B" w:rsidR="00185519" w:rsidRPr="00095701" w:rsidRDefault="00185519" w:rsidP="00185519">
            <w:pPr>
              <w:pStyle w:val="SX-Tabletext"/>
            </w:pPr>
            <w:r w:rsidRPr="008271CD">
              <w:t>0.31</w:t>
            </w:r>
          </w:p>
        </w:tc>
      </w:tr>
      <w:tr w:rsidR="00185519" w:rsidRPr="00C96F88" w14:paraId="16E1301C" w14:textId="77777777" w:rsidTr="000F596B">
        <w:tc>
          <w:tcPr>
            <w:tcW w:w="1832" w:type="dxa"/>
            <w:tcMar>
              <w:top w:w="0" w:type="dxa"/>
              <w:left w:w="0" w:type="dxa"/>
              <w:bottom w:w="0" w:type="dxa"/>
              <w:right w:w="0" w:type="dxa"/>
            </w:tcMar>
          </w:tcPr>
          <w:p w14:paraId="623ABBD7" w14:textId="2DC186E5" w:rsidR="00185519" w:rsidRPr="00095701" w:rsidRDefault="00185519" w:rsidP="00185519">
            <w:pPr>
              <w:pStyle w:val="SX-Tabletext"/>
            </w:pPr>
            <w:r w:rsidRPr="008271CD">
              <w:t>Pop</w:t>
            </w:r>
            <w:r w:rsidR="00B901C6">
              <w:t>ulation</w:t>
            </w:r>
            <w:r w:rsidRPr="008271CD">
              <w:t xml:space="preserve"> density</w:t>
            </w:r>
          </w:p>
        </w:tc>
        <w:tc>
          <w:tcPr>
            <w:tcW w:w="992" w:type="dxa"/>
            <w:tcMar>
              <w:top w:w="0" w:type="dxa"/>
              <w:left w:w="0" w:type="dxa"/>
              <w:bottom w:w="0" w:type="dxa"/>
              <w:right w:w="0" w:type="dxa"/>
            </w:tcMar>
          </w:tcPr>
          <w:p w14:paraId="024509CA" w14:textId="77777777" w:rsidR="00185519" w:rsidRDefault="00185519" w:rsidP="00185519">
            <w:pPr>
              <w:pStyle w:val="SX-Tabletext"/>
            </w:pPr>
          </w:p>
        </w:tc>
        <w:tc>
          <w:tcPr>
            <w:tcW w:w="1985" w:type="dxa"/>
          </w:tcPr>
          <w:p w14:paraId="2D954654" w14:textId="43D629A6" w:rsidR="00185519" w:rsidRPr="00095701" w:rsidRDefault="00185519" w:rsidP="00185519">
            <w:pPr>
              <w:pStyle w:val="SX-Tabletext"/>
            </w:pPr>
            <w:r w:rsidRPr="008271CD">
              <w:t>7,798</w:t>
            </w:r>
          </w:p>
        </w:tc>
        <w:tc>
          <w:tcPr>
            <w:tcW w:w="1418" w:type="dxa"/>
          </w:tcPr>
          <w:p w14:paraId="52B7C3FB" w14:textId="1C4EE638" w:rsidR="00185519" w:rsidRPr="00095701" w:rsidRDefault="00185519" w:rsidP="00185519">
            <w:pPr>
              <w:pStyle w:val="SX-Tabletext"/>
            </w:pPr>
            <w:r w:rsidRPr="008271CD">
              <w:t>7,23</w:t>
            </w:r>
            <w:r>
              <w:t>4</w:t>
            </w:r>
          </w:p>
        </w:tc>
        <w:tc>
          <w:tcPr>
            <w:tcW w:w="2500" w:type="dxa"/>
            <w:tcMar>
              <w:top w:w="0" w:type="dxa"/>
              <w:left w:w="0" w:type="dxa"/>
              <w:bottom w:w="0" w:type="dxa"/>
              <w:right w:w="0" w:type="dxa"/>
            </w:tcMar>
          </w:tcPr>
          <w:p w14:paraId="6EE65F41" w14:textId="2F0CE235" w:rsidR="00185519" w:rsidRPr="00095701" w:rsidRDefault="00185519" w:rsidP="00185519">
            <w:pPr>
              <w:pStyle w:val="SX-Tabletext"/>
            </w:pPr>
            <w:r w:rsidRPr="008271CD">
              <w:t>6,839</w:t>
            </w:r>
          </w:p>
        </w:tc>
      </w:tr>
      <w:tr w:rsidR="00185519" w:rsidRPr="00C96F88" w14:paraId="60C49C23" w14:textId="77777777" w:rsidTr="000F596B">
        <w:tc>
          <w:tcPr>
            <w:tcW w:w="1832" w:type="dxa"/>
            <w:tcBorders>
              <w:bottom w:val="single" w:sz="4" w:space="0" w:color="auto"/>
            </w:tcBorders>
            <w:tcMar>
              <w:top w:w="0" w:type="dxa"/>
              <w:left w:w="0" w:type="dxa"/>
              <w:bottom w:w="0" w:type="dxa"/>
              <w:right w:w="0" w:type="dxa"/>
            </w:tcMar>
          </w:tcPr>
          <w:p w14:paraId="05C28A53" w14:textId="347C6D00" w:rsidR="00185519" w:rsidRPr="00095701" w:rsidRDefault="00185519" w:rsidP="00185519">
            <w:pPr>
              <w:pStyle w:val="SX-Tabletext"/>
            </w:pPr>
            <w:r w:rsidRPr="008271CD">
              <w:t>Poverty</w:t>
            </w:r>
          </w:p>
        </w:tc>
        <w:tc>
          <w:tcPr>
            <w:tcW w:w="992" w:type="dxa"/>
            <w:tcBorders>
              <w:bottom w:val="single" w:sz="4" w:space="0" w:color="auto"/>
            </w:tcBorders>
            <w:tcMar>
              <w:top w:w="0" w:type="dxa"/>
              <w:left w:w="0" w:type="dxa"/>
              <w:bottom w:w="0" w:type="dxa"/>
              <w:right w:w="0" w:type="dxa"/>
            </w:tcMar>
          </w:tcPr>
          <w:p w14:paraId="1341379F" w14:textId="77777777" w:rsidR="00185519" w:rsidRDefault="00185519" w:rsidP="00185519">
            <w:pPr>
              <w:pStyle w:val="SX-Tabletext"/>
            </w:pPr>
          </w:p>
        </w:tc>
        <w:tc>
          <w:tcPr>
            <w:tcW w:w="1985" w:type="dxa"/>
            <w:tcBorders>
              <w:bottom w:val="single" w:sz="4" w:space="0" w:color="auto"/>
            </w:tcBorders>
          </w:tcPr>
          <w:p w14:paraId="47FF7B58" w14:textId="246E6488" w:rsidR="00185519" w:rsidRPr="00095701" w:rsidRDefault="00185519" w:rsidP="00185519">
            <w:pPr>
              <w:pStyle w:val="SX-Tabletext"/>
            </w:pPr>
            <w:r w:rsidRPr="008271CD">
              <w:t>0.20</w:t>
            </w:r>
          </w:p>
        </w:tc>
        <w:tc>
          <w:tcPr>
            <w:tcW w:w="1418" w:type="dxa"/>
            <w:tcBorders>
              <w:bottom w:val="single" w:sz="4" w:space="0" w:color="auto"/>
            </w:tcBorders>
          </w:tcPr>
          <w:p w14:paraId="2F2BBBBB" w14:textId="3A136C7B" w:rsidR="00185519" w:rsidRPr="00095701" w:rsidRDefault="00185519" w:rsidP="00185519">
            <w:pPr>
              <w:pStyle w:val="SX-Tabletext"/>
            </w:pPr>
            <w:r w:rsidRPr="008271CD">
              <w:t>0.20</w:t>
            </w:r>
          </w:p>
        </w:tc>
        <w:tc>
          <w:tcPr>
            <w:tcW w:w="2500" w:type="dxa"/>
            <w:tcBorders>
              <w:bottom w:val="single" w:sz="4" w:space="0" w:color="auto"/>
            </w:tcBorders>
            <w:tcMar>
              <w:top w:w="0" w:type="dxa"/>
              <w:left w:w="0" w:type="dxa"/>
              <w:bottom w:w="0" w:type="dxa"/>
              <w:right w:w="0" w:type="dxa"/>
            </w:tcMar>
          </w:tcPr>
          <w:p w14:paraId="3BCDC9D4" w14:textId="16357192" w:rsidR="00185519" w:rsidRPr="00095701" w:rsidRDefault="00185519" w:rsidP="00185519">
            <w:pPr>
              <w:pStyle w:val="SX-Tabletext"/>
            </w:pPr>
            <w:r w:rsidRPr="008271CD">
              <w:t>0.18</w:t>
            </w:r>
          </w:p>
        </w:tc>
      </w:tr>
      <w:tr w:rsidR="009072A6" w:rsidRPr="00C96F88" w14:paraId="3F076DBC" w14:textId="77777777" w:rsidTr="000F596B">
        <w:tc>
          <w:tcPr>
            <w:tcW w:w="1832" w:type="dxa"/>
            <w:tcBorders>
              <w:top w:val="single" w:sz="4" w:space="0" w:color="auto"/>
            </w:tcBorders>
            <w:tcMar>
              <w:top w:w="0" w:type="dxa"/>
              <w:left w:w="0" w:type="dxa"/>
              <w:bottom w:w="0" w:type="dxa"/>
              <w:right w:w="0" w:type="dxa"/>
            </w:tcMar>
            <w:vAlign w:val="center"/>
            <w:hideMark/>
          </w:tcPr>
          <w:p w14:paraId="498CEE58" w14:textId="77777777" w:rsidR="009072A6" w:rsidRPr="00C96F88" w:rsidRDefault="009072A6" w:rsidP="00D03435">
            <w:pPr>
              <w:pStyle w:val="SX-Tabletext"/>
            </w:pPr>
            <w:r w:rsidRPr="00C96F88">
              <w:t>N</w:t>
            </w:r>
          </w:p>
        </w:tc>
        <w:tc>
          <w:tcPr>
            <w:tcW w:w="992" w:type="dxa"/>
            <w:tcBorders>
              <w:top w:val="single" w:sz="4" w:space="0" w:color="auto"/>
            </w:tcBorders>
            <w:tcMar>
              <w:top w:w="0" w:type="dxa"/>
              <w:left w:w="0" w:type="dxa"/>
              <w:bottom w:w="0" w:type="dxa"/>
              <w:right w:w="0" w:type="dxa"/>
            </w:tcMar>
            <w:vAlign w:val="center"/>
            <w:hideMark/>
          </w:tcPr>
          <w:p w14:paraId="3EA0892D" w14:textId="77777777" w:rsidR="009072A6" w:rsidRPr="00C96F88" w:rsidRDefault="009072A6" w:rsidP="00D03435">
            <w:pPr>
              <w:pStyle w:val="SX-Tabletext"/>
            </w:pPr>
            <w:r w:rsidRPr="00C96F88">
              <w:t>3,403</w:t>
            </w:r>
          </w:p>
        </w:tc>
        <w:tc>
          <w:tcPr>
            <w:tcW w:w="1985" w:type="dxa"/>
            <w:tcBorders>
              <w:top w:val="single" w:sz="4" w:space="0" w:color="auto"/>
            </w:tcBorders>
          </w:tcPr>
          <w:p w14:paraId="4685EC37" w14:textId="74936C86" w:rsidR="009072A6" w:rsidRPr="00C96F88" w:rsidRDefault="00185519" w:rsidP="00D03435">
            <w:pPr>
              <w:pStyle w:val="SX-Tabletext"/>
            </w:pPr>
            <w:r>
              <w:t>2,121</w:t>
            </w:r>
          </w:p>
        </w:tc>
        <w:tc>
          <w:tcPr>
            <w:tcW w:w="1418" w:type="dxa"/>
            <w:tcBorders>
              <w:top w:val="single" w:sz="4" w:space="0" w:color="auto"/>
            </w:tcBorders>
          </w:tcPr>
          <w:p w14:paraId="7089E164" w14:textId="52319D58" w:rsidR="009072A6" w:rsidRPr="00C96F88" w:rsidRDefault="00185519" w:rsidP="00D03435">
            <w:pPr>
              <w:pStyle w:val="SX-Tabletext"/>
            </w:pPr>
            <w:r>
              <w:t>926</w:t>
            </w:r>
          </w:p>
        </w:tc>
        <w:tc>
          <w:tcPr>
            <w:tcW w:w="2500" w:type="dxa"/>
            <w:tcBorders>
              <w:top w:val="single" w:sz="4" w:space="0" w:color="auto"/>
            </w:tcBorders>
            <w:tcMar>
              <w:top w:w="0" w:type="dxa"/>
              <w:left w:w="0" w:type="dxa"/>
              <w:bottom w:w="0" w:type="dxa"/>
              <w:right w:w="0" w:type="dxa"/>
            </w:tcMar>
            <w:vAlign w:val="center"/>
            <w:hideMark/>
          </w:tcPr>
          <w:p w14:paraId="2FBB49B5" w14:textId="40329BA5" w:rsidR="009072A6" w:rsidRPr="00C96F88" w:rsidRDefault="009072A6" w:rsidP="00D03435">
            <w:pPr>
              <w:pStyle w:val="SX-Tabletext"/>
            </w:pPr>
            <w:r w:rsidRPr="00C96F88">
              <w:t>64</w:t>
            </w:r>
            <w:r>
              <w:t>2</w:t>
            </w:r>
          </w:p>
        </w:tc>
      </w:tr>
    </w:tbl>
    <w:p w14:paraId="1B099BFE" w14:textId="77777777" w:rsidR="002047DA" w:rsidRDefault="002047DA" w:rsidP="002047DA"/>
    <w:p w14:paraId="24180BE9" w14:textId="41C4FEEA" w:rsidR="00185519" w:rsidRDefault="002047DA" w:rsidP="002047DA">
      <w:pPr>
        <w:pStyle w:val="SMcaption"/>
      </w:pPr>
      <w:r>
        <w:t xml:space="preserve">Table S1 shows </w:t>
      </w:r>
      <w:r w:rsidR="00B901C6">
        <w:t xml:space="preserve">unweighted </w:t>
      </w:r>
      <w:r>
        <w:t>mean values for covariate</w:t>
      </w:r>
      <w:r w:rsidR="009604A8">
        <w:t>s</w:t>
      </w:r>
      <w:r>
        <w:t xml:space="preserve"> </w:t>
      </w:r>
      <w:r w:rsidR="009604A8">
        <w:t xml:space="preserve">at </w:t>
      </w:r>
      <w:r>
        <w:t>baseline</w:t>
      </w:r>
      <w:r w:rsidR="009604A8">
        <w:t xml:space="preserve"> (</w:t>
      </w:r>
      <w:r>
        <w:t>wave 1</w:t>
      </w:r>
      <w:r w:rsidR="009604A8">
        <w:t>)</w:t>
      </w:r>
      <w:r>
        <w:t xml:space="preserve"> </w:t>
      </w:r>
      <w:r w:rsidR="008D0ED3">
        <w:t xml:space="preserve">and </w:t>
      </w:r>
      <w:r w:rsidR="009604A8">
        <w:t xml:space="preserve">in </w:t>
      </w:r>
      <w:r w:rsidR="008D0ED3">
        <w:t>each analysis sample</w:t>
      </w:r>
      <w:r w:rsidR="00DC5802">
        <w:t xml:space="preserve"> (i.e., gun carry, gun use, and </w:t>
      </w:r>
      <w:proofErr w:type="gramStart"/>
      <w:r w:rsidR="00DC5802">
        <w:t>past-year</w:t>
      </w:r>
      <w:proofErr w:type="gramEnd"/>
      <w:r w:rsidR="00DC5802">
        <w:t>)</w:t>
      </w:r>
      <w:r>
        <w:t xml:space="preserve">. </w:t>
      </w:r>
      <w:r w:rsidR="00B901C6">
        <w:t xml:space="preserve">Childhood </w:t>
      </w:r>
      <w:r w:rsidR="00B901C6" w:rsidRPr="00B901C6">
        <w:rPr>
          <w:i/>
          <w:iCs/>
        </w:rPr>
        <w:t>SES</w:t>
      </w:r>
      <w:r w:rsidR="00B901C6">
        <w:t xml:space="preserve"> is measured at wave 3 for the 1996 cohort and wave 1 for other cohorts and census tract </w:t>
      </w:r>
      <w:r w:rsidR="00B901C6" w:rsidRPr="00B901C6">
        <w:rPr>
          <w:i/>
          <w:iCs/>
        </w:rPr>
        <w:t>Homicide</w:t>
      </w:r>
      <w:r w:rsidR="00B901C6">
        <w:t xml:space="preserve">, </w:t>
      </w:r>
      <w:r w:rsidR="00B901C6" w:rsidRPr="00B901C6">
        <w:rPr>
          <w:i/>
          <w:iCs/>
        </w:rPr>
        <w:t>Perc</w:t>
      </w:r>
      <w:r w:rsidR="00B901C6">
        <w:rPr>
          <w:i/>
          <w:iCs/>
        </w:rPr>
        <w:t>ent</w:t>
      </w:r>
      <w:r w:rsidR="00B901C6" w:rsidRPr="00B901C6">
        <w:rPr>
          <w:i/>
          <w:iCs/>
        </w:rPr>
        <w:t xml:space="preserve"> Black</w:t>
      </w:r>
      <w:r w:rsidR="00B901C6">
        <w:t xml:space="preserve">, </w:t>
      </w:r>
      <w:r w:rsidR="00B901C6" w:rsidRPr="00B901C6">
        <w:rPr>
          <w:i/>
          <w:iCs/>
        </w:rPr>
        <w:t>Population density</w:t>
      </w:r>
      <w:r w:rsidR="00B901C6">
        <w:t xml:space="preserve">, and </w:t>
      </w:r>
      <w:r w:rsidR="00B901C6" w:rsidRPr="00B901C6">
        <w:rPr>
          <w:i/>
          <w:iCs/>
        </w:rPr>
        <w:t>Poverty</w:t>
      </w:r>
      <w:r w:rsidR="00B901C6">
        <w:t xml:space="preserve"> are measured at age 12. </w:t>
      </w:r>
      <w:r w:rsidRPr="00B901C6">
        <w:rPr>
          <w:i/>
          <w:iCs/>
        </w:rPr>
        <w:t>SES</w:t>
      </w:r>
      <w:r>
        <w:t xml:space="preserve"> and age 12 neighborhood measures are excluded </w:t>
      </w:r>
      <w:r w:rsidR="009072A6">
        <w:t xml:space="preserve">at </w:t>
      </w:r>
      <w:r w:rsidR="0001558B">
        <w:t>baseline</w:t>
      </w:r>
      <w:r w:rsidR="009072A6">
        <w:t xml:space="preserve"> </w:t>
      </w:r>
      <w:r>
        <w:t>because they were</w:t>
      </w:r>
      <w:r w:rsidR="00FA7E88">
        <w:t xml:space="preserve"> not</w:t>
      </w:r>
      <w:r>
        <w:t xml:space="preserve"> measured </w:t>
      </w:r>
      <w:r w:rsidR="00FA7E88">
        <w:t>until</w:t>
      </w:r>
      <w:r w:rsidR="009072A6">
        <w:t xml:space="preserve"> later waves for</w:t>
      </w:r>
      <w:r w:rsidR="00FA7E88">
        <w:t xml:space="preserve"> most </w:t>
      </w:r>
      <w:r w:rsidR="0047551C">
        <w:t>respondents</w:t>
      </w:r>
      <w:r>
        <w:t>.</w:t>
      </w:r>
      <w:r w:rsidR="00DD52AD">
        <w:t xml:space="preserve"> </w:t>
      </w:r>
      <w:r w:rsidR="00984534">
        <w:t>Note that cohort composition varies across waves due to survey design</w:t>
      </w:r>
      <w:r w:rsidR="00810FBB">
        <w:t xml:space="preserve"> (see Fig. S1)</w:t>
      </w:r>
      <w:r w:rsidR="00984534">
        <w:t>.</w:t>
      </w:r>
    </w:p>
    <w:p w14:paraId="20275672" w14:textId="23F587FA" w:rsidR="006432DF" w:rsidRDefault="006432DF">
      <w:pPr>
        <w:rPr>
          <w:rFonts w:eastAsia="Times New Roman"/>
          <w:sz w:val="24"/>
        </w:rPr>
      </w:pPr>
      <w:r>
        <w:br w:type="page"/>
      </w:r>
    </w:p>
    <w:p w14:paraId="0B003755" w14:textId="1BA875F7" w:rsidR="006432DF" w:rsidRDefault="006432DF" w:rsidP="006432DF">
      <w:pPr>
        <w:pStyle w:val="SX-Tabletitle"/>
        <w:ind w:left="720"/>
      </w:pPr>
      <w:r>
        <w:t>Table S2. Self-reported arrested by age of concealed carry onset</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832"/>
        <w:gridCol w:w="992"/>
        <w:gridCol w:w="1985"/>
        <w:gridCol w:w="1418"/>
      </w:tblGrid>
      <w:tr w:rsidR="00C92415" w:rsidRPr="00C96F88" w14:paraId="0663B794" w14:textId="77777777" w:rsidTr="00DD5838">
        <w:trPr>
          <w:tblHeader/>
        </w:trPr>
        <w:tc>
          <w:tcPr>
            <w:tcW w:w="1832" w:type="dxa"/>
            <w:tcMar>
              <w:top w:w="0" w:type="dxa"/>
              <w:left w:w="0" w:type="dxa"/>
              <w:bottom w:w="0" w:type="dxa"/>
              <w:right w:w="0" w:type="dxa"/>
            </w:tcMar>
            <w:vAlign w:val="center"/>
          </w:tcPr>
          <w:p w14:paraId="215BC777" w14:textId="77777777" w:rsidR="00C92415" w:rsidRDefault="00C92415" w:rsidP="00246C7E">
            <w:pPr>
              <w:pStyle w:val="SX-Tabletext"/>
            </w:pPr>
          </w:p>
        </w:tc>
        <w:tc>
          <w:tcPr>
            <w:tcW w:w="4395" w:type="dxa"/>
            <w:gridSpan w:val="3"/>
            <w:tcBorders>
              <w:bottom w:val="single" w:sz="4" w:space="0" w:color="auto"/>
            </w:tcBorders>
            <w:tcMar>
              <w:top w:w="0" w:type="dxa"/>
              <w:left w:w="0" w:type="dxa"/>
              <w:bottom w:w="0" w:type="dxa"/>
              <w:right w:w="0" w:type="dxa"/>
            </w:tcMar>
            <w:vAlign w:val="center"/>
          </w:tcPr>
          <w:p w14:paraId="1EB0F996" w14:textId="7152017E" w:rsidR="00C92415" w:rsidRDefault="00C92415" w:rsidP="00246C7E">
            <w:pPr>
              <w:pStyle w:val="SX-Tabletext"/>
            </w:pPr>
            <w:r>
              <w:t>Age when first carried a gun</w:t>
            </w:r>
          </w:p>
        </w:tc>
      </w:tr>
      <w:tr w:rsidR="00C92415" w:rsidRPr="00C96F88" w14:paraId="43BD2A1A" w14:textId="77777777" w:rsidTr="00DD5838">
        <w:trPr>
          <w:tblHeader/>
        </w:trPr>
        <w:tc>
          <w:tcPr>
            <w:tcW w:w="1832" w:type="dxa"/>
            <w:tcMar>
              <w:top w:w="0" w:type="dxa"/>
              <w:left w:w="0" w:type="dxa"/>
              <w:bottom w:w="0" w:type="dxa"/>
              <w:right w:w="0" w:type="dxa"/>
            </w:tcMar>
            <w:vAlign w:val="center"/>
            <w:hideMark/>
          </w:tcPr>
          <w:p w14:paraId="22576F07" w14:textId="37CC6E69" w:rsidR="00C92415" w:rsidRPr="00C96F88" w:rsidRDefault="00C92415" w:rsidP="00246C7E">
            <w:pPr>
              <w:pStyle w:val="SX-Tabletext"/>
            </w:pPr>
            <w:r>
              <w:t>Age of first arrest</w:t>
            </w:r>
          </w:p>
        </w:tc>
        <w:tc>
          <w:tcPr>
            <w:tcW w:w="992" w:type="dxa"/>
            <w:tcBorders>
              <w:top w:val="single" w:sz="4" w:space="0" w:color="auto"/>
              <w:bottom w:val="single" w:sz="4" w:space="0" w:color="auto"/>
            </w:tcBorders>
            <w:tcMar>
              <w:top w:w="0" w:type="dxa"/>
              <w:left w:w="0" w:type="dxa"/>
              <w:bottom w:w="0" w:type="dxa"/>
              <w:right w:w="0" w:type="dxa"/>
            </w:tcMar>
            <w:vAlign w:val="center"/>
            <w:hideMark/>
          </w:tcPr>
          <w:p w14:paraId="52194AF7" w14:textId="0DA1BBFB" w:rsidR="00C92415" w:rsidRPr="00C96F88" w:rsidRDefault="00C92415" w:rsidP="00C92415">
            <w:pPr>
              <w:pStyle w:val="SX-Tabletext"/>
            </w:pPr>
            <w:r>
              <w:t>Adolescence</w:t>
            </w:r>
          </w:p>
        </w:tc>
        <w:tc>
          <w:tcPr>
            <w:tcW w:w="1985" w:type="dxa"/>
            <w:tcBorders>
              <w:top w:val="single" w:sz="4" w:space="0" w:color="auto"/>
              <w:bottom w:val="single" w:sz="4" w:space="0" w:color="auto"/>
            </w:tcBorders>
          </w:tcPr>
          <w:p w14:paraId="2F5DC650" w14:textId="1C6B8349" w:rsidR="00C92415" w:rsidRPr="00C96F88" w:rsidRDefault="00C92415" w:rsidP="00C92415">
            <w:pPr>
              <w:pStyle w:val="SX-Tabletext"/>
            </w:pPr>
            <w:r>
              <w:t>Adulthood</w:t>
            </w:r>
          </w:p>
        </w:tc>
        <w:tc>
          <w:tcPr>
            <w:tcW w:w="1418" w:type="dxa"/>
            <w:tcBorders>
              <w:top w:val="single" w:sz="4" w:space="0" w:color="auto"/>
              <w:bottom w:val="single" w:sz="4" w:space="0" w:color="auto"/>
            </w:tcBorders>
          </w:tcPr>
          <w:p w14:paraId="3B8DCA12" w14:textId="4832474D" w:rsidR="00C92415" w:rsidRPr="00C96F88" w:rsidRDefault="00C92415" w:rsidP="00C92415">
            <w:pPr>
              <w:pStyle w:val="SX-Tabletext"/>
            </w:pPr>
            <w:r>
              <w:t>Never carried</w:t>
            </w:r>
          </w:p>
        </w:tc>
      </w:tr>
      <w:tr w:rsidR="00C92415" w:rsidRPr="00C96F88" w14:paraId="0486F8AD" w14:textId="77777777" w:rsidTr="00DD5838">
        <w:tc>
          <w:tcPr>
            <w:tcW w:w="1832" w:type="dxa"/>
            <w:tcMar>
              <w:top w:w="0" w:type="dxa"/>
              <w:left w:w="0" w:type="dxa"/>
              <w:bottom w:w="0" w:type="dxa"/>
              <w:right w:w="0" w:type="dxa"/>
            </w:tcMar>
          </w:tcPr>
          <w:p w14:paraId="03594FE2" w14:textId="60996655" w:rsidR="00C92415" w:rsidRPr="00095701" w:rsidRDefault="00C92415" w:rsidP="00246C7E">
            <w:pPr>
              <w:pStyle w:val="SX-Tabletext"/>
            </w:pPr>
            <w:r>
              <w:t>Adolescen</w:t>
            </w:r>
            <w:r w:rsidR="009855D7">
              <w:t>ce</w:t>
            </w:r>
          </w:p>
        </w:tc>
        <w:tc>
          <w:tcPr>
            <w:tcW w:w="992" w:type="dxa"/>
            <w:tcBorders>
              <w:top w:val="single" w:sz="4" w:space="0" w:color="auto"/>
            </w:tcBorders>
            <w:tcMar>
              <w:top w:w="0" w:type="dxa"/>
              <w:left w:w="0" w:type="dxa"/>
              <w:bottom w:w="0" w:type="dxa"/>
              <w:right w:w="0" w:type="dxa"/>
            </w:tcMar>
          </w:tcPr>
          <w:p w14:paraId="145A50CB" w14:textId="668E7C1F" w:rsidR="00C92415" w:rsidRDefault="00C92415" w:rsidP="00246C7E">
            <w:pPr>
              <w:pStyle w:val="SX-Tabletext"/>
            </w:pPr>
            <w:r>
              <w:t>68%</w:t>
            </w:r>
          </w:p>
        </w:tc>
        <w:tc>
          <w:tcPr>
            <w:tcW w:w="1985" w:type="dxa"/>
            <w:tcBorders>
              <w:top w:val="single" w:sz="4" w:space="0" w:color="auto"/>
            </w:tcBorders>
          </w:tcPr>
          <w:p w14:paraId="67DA3E5B" w14:textId="0D48EB9A" w:rsidR="00C92415" w:rsidRPr="00095701" w:rsidRDefault="00C92415" w:rsidP="00246C7E">
            <w:pPr>
              <w:pStyle w:val="SX-Tabletext"/>
            </w:pPr>
            <w:r>
              <w:t>30%</w:t>
            </w:r>
          </w:p>
        </w:tc>
        <w:tc>
          <w:tcPr>
            <w:tcW w:w="1418" w:type="dxa"/>
            <w:tcBorders>
              <w:top w:val="single" w:sz="4" w:space="0" w:color="auto"/>
            </w:tcBorders>
          </w:tcPr>
          <w:p w14:paraId="3A971541" w14:textId="043715D1" w:rsidR="00C92415" w:rsidRPr="00095701" w:rsidRDefault="00C92415" w:rsidP="00246C7E">
            <w:pPr>
              <w:pStyle w:val="SX-Tabletext"/>
            </w:pPr>
            <w:r>
              <w:t>20%</w:t>
            </w:r>
          </w:p>
        </w:tc>
      </w:tr>
      <w:tr w:rsidR="00C92415" w:rsidRPr="00C96F88" w14:paraId="4C99FD6E" w14:textId="77777777" w:rsidTr="00DD5838">
        <w:tc>
          <w:tcPr>
            <w:tcW w:w="1832" w:type="dxa"/>
            <w:tcBorders>
              <w:bottom w:val="single" w:sz="4" w:space="0" w:color="auto"/>
            </w:tcBorders>
            <w:tcMar>
              <w:top w:w="0" w:type="dxa"/>
              <w:left w:w="0" w:type="dxa"/>
              <w:bottom w:w="0" w:type="dxa"/>
              <w:right w:w="0" w:type="dxa"/>
            </w:tcMar>
          </w:tcPr>
          <w:p w14:paraId="48FEBBC5" w14:textId="6E726E98" w:rsidR="00C92415" w:rsidRPr="00095701" w:rsidRDefault="00C92415" w:rsidP="00246C7E">
            <w:pPr>
              <w:pStyle w:val="SX-Tabletext"/>
            </w:pPr>
            <w:r>
              <w:t>Adul</w:t>
            </w:r>
            <w:r w:rsidR="009855D7">
              <w:t>thood</w:t>
            </w:r>
          </w:p>
        </w:tc>
        <w:tc>
          <w:tcPr>
            <w:tcW w:w="992" w:type="dxa"/>
            <w:tcBorders>
              <w:bottom w:val="single" w:sz="4" w:space="0" w:color="auto"/>
            </w:tcBorders>
            <w:tcMar>
              <w:top w:w="0" w:type="dxa"/>
              <w:left w:w="0" w:type="dxa"/>
              <w:bottom w:w="0" w:type="dxa"/>
              <w:right w:w="0" w:type="dxa"/>
            </w:tcMar>
          </w:tcPr>
          <w:p w14:paraId="6F7653DF" w14:textId="5B64A449" w:rsidR="00C92415" w:rsidRDefault="00C92415" w:rsidP="00246C7E">
            <w:pPr>
              <w:pStyle w:val="SX-Tabletext"/>
            </w:pPr>
            <w:r>
              <w:t>5%</w:t>
            </w:r>
          </w:p>
        </w:tc>
        <w:tc>
          <w:tcPr>
            <w:tcW w:w="1985" w:type="dxa"/>
            <w:tcBorders>
              <w:bottom w:val="single" w:sz="4" w:space="0" w:color="auto"/>
            </w:tcBorders>
          </w:tcPr>
          <w:p w14:paraId="297C9404" w14:textId="2029F687" w:rsidR="00C92415" w:rsidRPr="00095701" w:rsidRDefault="00C92415" w:rsidP="00246C7E">
            <w:pPr>
              <w:pStyle w:val="SX-Tabletext"/>
            </w:pPr>
            <w:r>
              <w:t>25%</w:t>
            </w:r>
          </w:p>
        </w:tc>
        <w:tc>
          <w:tcPr>
            <w:tcW w:w="1418" w:type="dxa"/>
            <w:tcBorders>
              <w:bottom w:val="single" w:sz="4" w:space="0" w:color="auto"/>
            </w:tcBorders>
          </w:tcPr>
          <w:p w14:paraId="2B4716A0" w14:textId="149B9295" w:rsidR="00C92415" w:rsidRPr="00095701" w:rsidRDefault="00C92415" w:rsidP="00246C7E">
            <w:pPr>
              <w:pStyle w:val="SX-Tabletext"/>
            </w:pPr>
            <w:r>
              <w:t>9%</w:t>
            </w:r>
          </w:p>
        </w:tc>
      </w:tr>
      <w:tr w:rsidR="00C92415" w:rsidRPr="00C96F88" w14:paraId="0C5772BE" w14:textId="77777777" w:rsidTr="00DD5838">
        <w:tc>
          <w:tcPr>
            <w:tcW w:w="1832" w:type="dxa"/>
            <w:tcBorders>
              <w:top w:val="single" w:sz="4" w:space="0" w:color="auto"/>
            </w:tcBorders>
            <w:tcMar>
              <w:top w:w="0" w:type="dxa"/>
              <w:left w:w="0" w:type="dxa"/>
              <w:bottom w:w="0" w:type="dxa"/>
              <w:right w:w="0" w:type="dxa"/>
            </w:tcMar>
            <w:vAlign w:val="center"/>
            <w:hideMark/>
          </w:tcPr>
          <w:p w14:paraId="4A9C4FA9" w14:textId="24E90B0F" w:rsidR="00C92415" w:rsidRPr="00C96F88" w:rsidRDefault="00C92415" w:rsidP="00246C7E">
            <w:pPr>
              <w:pStyle w:val="SX-Tabletext"/>
            </w:pPr>
            <w:r>
              <w:t>Ever Arrested</w:t>
            </w:r>
          </w:p>
        </w:tc>
        <w:tc>
          <w:tcPr>
            <w:tcW w:w="992" w:type="dxa"/>
            <w:tcBorders>
              <w:top w:val="single" w:sz="4" w:space="0" w:color="auto"/>
            </w:tcBorders>
            <w:tcMar>
              <w:top w:w="0" w:type="dxa"/>
              <w:left w:w="0" w:type="dxa"/>
              <w:bottom w:w="0" w:type="dxa"/>
              <w:right w:w="0" w:type="dxa"/>
            </w:tcMar>
            <w:vAlign w:val="center"/>
            <w:hideMark/>
          </w:tcPr>
          <w:p w14:paraId="69A8D30B" w14:textId="24EA8947" w:rsidR="00C92415" w:rsidRPr="00C96F88" w:rsidRDefault="00C92415" w:rsidP="00246C7E">
            <w:pPr>
              <w:pStyle w:val="SX-Tabletext"/>
            </w:pPr>
            <w:r>
              <w:t>73%</w:t>
            </w:r>
          </w:p>
        </w:tc>
        <w:tc>
          <w:tcPr>
            <w:tcW w:w="1985" w:type="dxa"/>
            <w:tcBorders>
              <w:top w:val="single" w:sz="4" w:space="0" w:color="auto"/>
            </w:tcBorders>
          </w:tcPr>
          <w:p w14:paraId="0CB5463C" w14:textId="3391D089" w:rsidR="00C92415" w:rsidRPr="00C96F88" w:rsidRDefault="00C92415" w:rsidP="00246C7E">
            <w:pPr>
              <w:pStyle w:val="SX-Tabletext"/>
            </w:pPr>
            <w:r>
              <w:t>55%</w:t>
            </w:r>
          </w:p>
        </w:tc>
        <w:tc>
          <w:tcPr>
            <w:tcW w:w="1418" w:type="dxa"/>
            <w:tcBorders>
              <w:top w:val="single" w:sz="4" w:space="0" w:color="auto"/>
            </w:tcBorders>
          </w:tcPr>
          <w:p w14:paraId="21541B3B" w14:textId="4C8A6CDE" w:rsidR="00C92415" w:rsidRPr="00C96F88" w:rsidRDefault="00C92415" w:rsidP="00246C7E">
            <w:pPr>
              <w:pStyle w:val="SX-Tabletext"/>
            </w:pPr>
            <w:r>
              <w:t>29%</w:t>
            </w:r>
          </w:p>
        </w:tc>
      </w:tr>
    </w:tbl>
    <w:p w14:paraId="1D6E4855" w14:textId="77777777" w:rsidR="006432DF" w:rsidRDefault="006432DF" w:rsidP="002047DA">
      <w:pPr>
        <w:pStyle w:val="SMcaption"/>
      </w:pPr>
    </w:p>
    <w:p w14:paraId="2CA4F3BF" w14:textId="298D08EF" w:rsidR="00AA1D51" w:rsidRDefault="00AA1D51" w:rsidP="00AA1D51">
      <w:pPr>
        <w:pStyle w:val="SX-Tabletitle"/>
        <w:ind w:left="720"/>
      </w:pPr>
      <w:r>
        <w:t>Table S2. Official adult arrest records by age of concealed carry onset</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832"/>
        <w:gridCol w:w="992"/>
        <w:gridCol w:w="1985"/>
        <w:gridCol w:w="1418"/>
      </w:tblGrid>
      <w:tr w:rsidR="00AA1D51" w:rsidRPr="00C96F88" w14:paraId="021EEAB9" w14:textId="77777777" w:rsidTr="00DD5838">
        <w:trPr>
          <w:tblHeader/>
        </w:trPr>
        <w:tc>
          <w:tcPr>
            <w:tcW w:w="1832" w:type="dxa"/>
            <w:tcMar>
              <w:top w:w="0" w:type="dxa"/>
              <w:left w:w="0" w:type="dxa"/>
              <w:bottom w:w="0" w:type="dxa"/>
              <w:right w:w="0" w:type="dxa"/>
            </w:tcMar>
            <w:vAlign w:val="center"/>
          </w:tcPr>
          <w:p w14:paraId="4F27B0F1" w14:textId="77777777" w:rsidR="00AA1D51" w:rsidRDefault="00AA1D51" w:rsidP="00246C7E">
            <w:pPr>
              <w:pStyle w:val="SX-Tabletext"/>
            </w:pPr>
          </w:p>
        </w:tc>
        <w:tc>
          <w:tcPr>
            <w:tcW w:w="4395" w:type="dxa"/>
            <w:gridSpan w:val="3"/>
            <w:tcBorders>
              <w:bottom w:val="single" w:sz="4" w:space="0" w:color="auto"/>
            </w:tcBorders>
            <w:tcMar>
              <w:top w:w="0" w:type="dxa"/>
              <w:left w:w="0" w:type="dxa"/>
              <w:bottom w:w="0" w:type="dxa"/>
              <w:right w:w="0" w:type="dxa"/>
            </w:tcMar>
            <w:vAlign w:val="center"/>
          </w:tcPr>
          <w:p w14:paraId="40BBDD20" w14:textId="77777777" w:rsidR="00AA1D51" w:rsidRDefault="00AA1D51" w:rsidP="00246C7E">
            <w:pPr>
              <w:pStyle w:val="SX-Tabletext"/>
            </w:pPr>
            <w:r>
              <w:t>Age when first carried a gun</w:t>
            </w:r>
          </w:p>
        </w:tc>
      </w:tr>
      <w:tr w:rsidR="00AA1D51" w:rsidRPr="00C96F88" w14:paraId="71780848" w14:textId="77777777" w:rsidTr="00DD5838">
        <w:trPr>
          <w:tblHeader/>
        </w:trPr>
        <w:tc>
          <w:tcPr>
            <w:tcW w:w="1832" w:type="dxa"/>
            <w:tcMar>
              <w:top w:w="0" w:type="dxa"/>
              <w:left w:w="0" w:type="dxa"/>
              <w:bottom w:w="0" w:type="dxa"/>
              <w:right w:w="0" w:type="dxa"/>
            </w:tcMar>
            <w:vAlign w:val="center"/>
            <w:hideMark/>
          </w:tcPr>
          <w:p w14:paraId="771F635E" w14:textId="6CEDF38B" w:rsidR="00AA1D51" w:rsidRPr="00C96F88" w:rsidRDefault="0075519B" w:rsidP="00246C7E">
            <w:pPr>
              <w:pStyle w:val="SX-Tabletext"/>
            </w:pPr>
            <w:r>
              <w:t>Official adult a</w:t>
            </w:r>
            <w:r w:rsidR="00AA1D51">
              <w:t>rrest</w:t>
            </w:r>
            <w:r>
              <w:t>s</w:t>
            </w:r>
          </w:p>
        </w:tc>
        <w:tc>
          <w:tcPr>
            <w:tcW w:w="992" w:type="dxa"/>
            <w:tcBorders>
              <w:top w:val="single" w:sz="4" w:space="0" w:color="auto"/>
              <w:bottom w:val="single" w:sz="4" w:space="0" w:color="auto"/>
            </w:tcBorders>
            <w:tcMar>
              <w:top w:w="0" w:type="dxa"/>
              <w:left w:w="0" w:type="dxa"/>
              <w:bottom w:w="0" w:type="dxa"/>
              <w:right w:w="0" w:type="dxa"/>
            </w:tcMar>
            <w:vAlign w:val="center"/>
            <w:hideMark/>
          </w:tcPr>
          <w:p w14:paraId="0A33F4C8" w14:textId="77777777" w:rsidR="00AA1D51" w:rsidRPr="00C96F88" w:rsidRDefault="00AA1D51" w:rsidP="00246C7E">
            <w:pPr>
              <w:pStyle w:val="SX-Tabletext"/>
            </w:pPr>
            <w:r>
              <w:t>Adolescence</w:t>
            </w:r>
          </w:p>
        </w:tc>
        <w:tc>
          <w:tcPr>
            <w:tcW w:w="1985" w:type="dxa"/>
            <w:tcBorders>
              <w:top w:val="single" w:sz="4" w:space="0" w:color="auto"/>
              <w:bottom w:val="single" w:sz="4" w:space="0" w:color="auto"/>
            </w:tcBorders>
          </w:tcPr>
          <w:p w14:paraId="064248CB" w14:textId="77777777" w:rsidR="00AA1D51" w:rsidRPr="00C96F88" w:rsidRDefault="00AA1D51" w:rsidP="00246C7E">
            <w:pPr>
              <w:pStyle w:val="SX-Tabletext"/>
            </w:pPr>
            <w:r>
              <w:t>Adulthood</w:t>
            </w:r>
          </w:p>
        </w:tc>
        <w:tc>
          <w:tcPr>
            <w:tcW w:w="1418" w:type="dxa"/>
            <w:tcBorders>
              <w:top w:val="single" w:sz="4" w:space="0" w:color="auto"/>
              <w:bottom w:val="single" w:sz="4" w:space="0" w:color="auto"/>
            </w:tcBorders>
          </w:tcPr>
          <w:p w14:paraId="37EF46B3" w14:textId="77777777" w:rsidR="00AA1D51" w:rsidRPr="00C96F88" w:rsidRDefault="00AA1D51" w:rsidP="00246C7E">
            <w:pPr>
              <w:pStyle w:val="SX-Tabletext"/>
            </w:pPr>
            <w:r>
              <w:t>Never carried</w:t>
            </w:r>
          </w:p>
        </w:tc>
      </w:tr>
      <w:tr w:rsidR="00AA1D51" w:rsidRPr="00C96F88" w14:paraId="21B3AC23" w14:textId="77777777" w:rsidTr="00DD5838">
        <w:tc>
          <w:tcPr>
            <w:tcW w:w="1832" w:type="dxa"/>
            <w:tcMar>
              <w:top w:w="0" w:type="dxa"/>
              <w:left w:w="0" w:type="dxa"/>
              <w:bottom w:w="0" w:type="dxa"/>
              <w:right w:w="0" w:type="dxa"/>
            </w:tcMar>
          </w:tcPr>
          <w:p w14:paraId="24E2A865" w14:textId="78C3C401" w:rsidR="00AA1D51" w:rsidRPr="00095701" w:rsidRDefault="0075519B" w:rsidP="00246C7E">
            <w:pPr>
              <w:pStyle w:val="SX-Tabletext"/>
            </w:pPr>
            <w:r>
              <w:t>Ever arrest</w:t>
            </w:r>
          </w:p>
        </w:tc>
        <w:tc>
          <w:tcPr>
            <w:tcW w:w="992" w:type="dxa"/>
            <w:tcBorders>
              <w:top w:val="single" w:sz="4" w:space="0" w:color="auto"/>
            </w:tcBorders>
            <w:tcMar>
              <w:top w:w="0" w:type="dxa"/>
              <w:left w:w="0" w:type="dxa"/>
              <w:bottom w:w="0" w:type="dxa"/>
              <w:right w:w="0" w:type="dxa"/>
            </w:tcMar>
          </w:tcPr>
          <w:p w14:paraId="2662F672" w14:textId="4E767A04" w:rsidR="00AA1D51" w:rsidRDefault="0075519B" w:rsidP="00246C7E">
            <w:pPr>
              <w:pStyle w:val="SX-Tabletext"/>
            </w:pPr>
            <w:r>
              <w:t>50</w:t>
            </w:r>
            <w:r w:rsidR="00AA1D51">
              <w:t>%</w:t>
            </w:r>
          </w:p>
        </w:tc>
        <w:tc>
          <w:tcPr>
            <w:tcW w:w="1985" w:type="dxa"/>
            <w:tcBorders>
              <w:top w:val="single" w:sz="4" w:space="0" w:color="auto"/>
            </w:tcBorders>
          </w:tcPr>
          <w:p w14:paraId="3D953F64" w14:textId="782DF2C3" w:rsidR="00AA1D51" w:rsidRPr="00095701" w:rsidRDefault="0075519B" w:rsidP="00246C7E">
            <w:pPr>
              <w:pStyle w:val="SX-Tabletext"/>
            </w:pPr>
            <w:r>
              <w:t>33</w:t>
            </w:r>
            <w:r w:rsidR="00AA1D51">
              <w:t>%</w:t>
            </w:r>
          </w:p>
        </w:tc>
        <w:tc>
          <w:tcPr>
            <w:tcW w:w="1418" w:type="dxa"/>
            <w:tcBorders>
              <w:top w:val="single" w:sz="4" w:space="0" w:color="auto"/>
            </w:tcBorders>
          </w:tcPr>
          <w:p w14:paraId="21ADC036" w14:textId="13F42F3C" w:rsidR="00AA1D51" w:rsidRPr="00095701" w:rsidRDefault="0075519B" w:rsidP="00246C7E">
            <w:pPr>
              <w:pStyle w:val="SX-Tabletext"/>
            </w:pPr>
            <w:r>
              <w:t>16</w:t>
            </w:r>
            <w:r w:rsidR="00AA1D51">
              <w:t>%</w:t>
            </w:r>
          </w:p>
        </w:tc>
      </w:tr>
      <w:tr w:rsidR="00AA1D51" w:rsidRPr="00C96F88" w14:paraId="45329BF7" w14:textId="77777777" w:rsidTr="0075519B">
        <w:tc>
          <w:tcPr>
            <w:tcW w:w="1832" w:type="dxa"/>
            <w:tcBorders>
              <w:bottom w:val="single" w:sz="4" w:space="0" w:color="auto"/>
            </w:tcBorders>
            <w:tcMar>
              <w:top w:w="0" w:type="dxa"/>
              <w:left w:w="0" w:type="dxa"/>
              <w:bottom w:w="0" w:type="dxa"/>
              <w:right w:w="0" w:type="dxa"/>
            </w:tcMar>
          </w:tcPr>
          <w:p w14:paraId="04DF905D" w14:textId="08F37C2B" w:rsidR="00AA1D51" w:rsidRPr="00095701" w:rsidRDefault="0075519B" w:rsidP="00246C7E">
            <w:pPr>
              <w:pStyle w:val="SX-Tabletext"/>
            </w:pPr>
            <w:r>
              <w:t>Never arrested</w:t>
            </w:r>
          </w:p>
        </w:tc>
        <w:tc>
          <w:tcPr>
            <w:tcW w:w="992" w:type="dxa"/>
            <w:tcBorders>
              <w:bottom w:val="single" w:sz="4" w:space="0" w:color="auto"/>
            </w:tcBorders>
            <w:tcMar>
              <w:top w:w="0" w:type="dxa"/>
              <w:left w:w="0" w:type="dxa"/>
              <w:bottom w:w="0" w:type="dxa"/>
              <w:right w:w="0" w:type="dxa"/>
            </w:tcMar>
          </w:tcPr>
          <w:p w14:paraId="0FB1E481" w14:textId="227C423A" w:rsidR="00AA1D51" w:rsidRDefault="00AA1D51" w:rsidP="00246C7E">
            <w:pPr>
              <w:pStyle w:val="SX-Tabletext"/>
            </w:pPr>
            <w:r>
              <w:t>5</w:t>
            </w:r>
            <w:r w:rsidR="0075519B">
              <w:t>0</w:t>
            </w:r>
            <w:r>
              <w:t>%</w:t>
            </w:r>
          </w:p>
        </w:tc>
        <w:tc>
          <w:tcPr>
            <w:tcW w:w="1985" w:type="dxa"/>
            <w:tcBorders>
              <w:bottom w:val="single" w:sz="4" w:space="0" w:color="auto"/>
            </w:tcBorders>
          </w:tcPr>
          <w:p w14:paraId="3697DC7D" w14:textId="43B84D16" w:rsidR="00AA1D51" w:rsidRPr="00095701" w:rsidRDefault="0075519B" w:rsidP="00246C7E">
            <w:pPr>
              <w:pStyle w:val="SX-Tabletext"/>
            </w:pPr>
            <w:r>
              <w:t>67</w:t>
            </w:r>
            <w:r w:rsidR="00AA1D51">
              <w:t>%</w:t>
            </w:r>
          </w:p>
        </w:tc>
        <w:tc>
          <w:tcPr>
            <w:tcW w:w="1418" w:type="dxa"/>
            <w:tcBorders>
              <w:bottom w:val="single" w:sz="4" w:space="0" w:color="auto"/>
            </w:tcBorders>
          </w:tcPr>
          <w:p w14:paraId="7AF28704" w14:textId="43552CAF" w:rsidR="00AA1D51" w:rsidRPr="00095701" w:rsidRDefault="0075519B" w:rsidP="00246C7E">
            <w:pPr>
              <w:pStyle w:val="SX-Tabletext"/>
            </w:pPr>
            <w:r>
              <w:t>84</w:t>
            </w:r>
            <w:r w:rsidR="00AA1D51">
              <w:t>%</w:t>
            </w:r>
          </w:p>
        </w:tc>
      </w:tr>
    </w:tbl>
    <w:p w14:paraId="4A9E458E" w14:textId="77777777" w:rsidR="00AA1D51" w:rsidRDefault="00AA1D51" w:rsidP="002047DA">
      <w:pPr>
        <w:pStyle w:val="SMcaption"/>
      </w:pPr>
    </w:p>
    <w:sectPr w:rsidR="00AA1D51" w:rsidSect="00807242">
      <w:footerReference w:type="default" r:id="rId33"/>
      <w:headerReference w:type="first" r:id="rId34"/>
      <w:footerReference w:type="first" r:id="rId35"/>
      <w:pgSz w:w="12240" w:h="15840"/>
      <w:pgMar w:top="994" w:right="1987" w:bottom="806" w:left="806" w:header="432" w:footer="259" w:gutter="0"/>
      <w:lnNumType w:countBy="1" w:restart="continuou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Kirk, David" w:date="2024-08-04T06:28:00Z" w:initials="DK">
    <w:p w14:paraId="3376D323" w14:textId="0B9C49CC" w:rsidR="00A56A0A" w:rsidRDefault="00A56A0A">
      <w:pPr>
        <w:pStyle w:val="CommentText"/>
      </w:pPr>
      <w:r>
        <w:rPr>
          <w:rStyle w:val="CommentReference"/>
        </w:rPr>
        <w:annotationRef/>
      </w:r>
      <w:r>
        <w:t>There is no ideal place to add this info that R4 requested, so sticking it here. If we mention these numbers, I think we need an appendix table with them.</w:t>
      </w:r>
    </w:p>
    <w:p w14:paraId="22E04A2C" w14:textId="77777777" w:rsidR="00A56A0A" w:rsidRDefault="00A56A0A">
      <w:pPr>
        <w:pStyle w:val="CommentText"/>
      </w:pPr>
    </w:p>
    <w:p w14:paraId="1E6B52A2" w14:textId="5693FEA1" w:rsidR="00A56A0A" w:rsidRDefault="00A56A0A">
      <w:pPr>
        <w:pStyle w:val="CommentText"/>
      </w:pPr>
      <w:r>
        <w:t>That said, I don’t think it flows well into the next paragraph</w:t>
      </w:r>
      <w:r w:rsidR="009A3C59">
        <w:t xml:space="preserve"> (but I added a clause in the next paragraph as an attempt at a link)</w:t>
      </w:r>
    </w:p>
    <w:p w14:paraId="4A74762F" w14:textId="77777777" w:rsidR="00EE46D5" w:rsidRDefault="00EE46D5">
      <w:pPr>
        <w:pStyle w:val="CommentText"/>
      </w:pPr>
    </w:p>
    <w:p w14:paraId="395D3853" w14:textId="3B248C1E" w:rsidR="00EE46D5" w:rsidRDefault="00EE46D5">
      <w:pPr>
        <w:pStyle w:val="CommentText"/>
      </w:pPr>
      <w:r>
        <w:t>And strategically, if we are trying to argue that these groups are different, then maybe we don’t want to highlight similarities. But the adult group are not necessarily “good guys with guns”</w:t>
      </w:r>
    </w:p>
  </w:comment>
  <w:comment w:id="50" w:author="Charles Lanfear" w:date="2024-08-05T19:58:00Z" w:initials="CL">
    <w:p w14:paraId="6F9037F2" w14:textId="77777777" w:rsidR="001363BD" w:rsidRDefault="001363BD" w:rsidP="001363BD">
      <w:pPr>
        <w:pStyle w:val="CommentText"/>
      </w:pPr>
      <w:r>
        <w:rPr>
          <w:rStyle w:val="CommentReference"/>
        </w:rPr>
        <w:annotationRef/>
      </w:r>
      <w:r>
        <w:t>I moved this up from appendix as it was the only unique text left in the modeling page. This allowed me to delete that appendix entirely.</w:t>
      </w:r>
    </w:p>
  </w:comment>
  <w:comment w:id="53" w:author="Charles Lanfear" w:date="2024-08-05T13:50:00Z" w:initials="CL">
    <w:p w14:paraId="753D798D" w14:textId="28E027FE" w:rsidR="00C945EC" w:rsidRDefault="0015445A" w:rsidP="00C945EC">
      <w:pPr>
        <w:pStyle w:val="CommentText"/>
      </w:pPr>
      <w:r>
        <w:rPr>
          <w:rStyle w:val="CommentReference"/>
        </w:rPr>
        <w:annotationRef/>
      </w:r>
      <w:r w:rsidR="00C945EC">
        <w:t>Edit?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5D3853" w15:done="0"/>
  <w15:commentEx w15:paraId="6F9037F2" w15:done="0"/>
  <w15:commentEx w15:paraId="753D79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6EC773" w16cex:dateUtc="2024-08-04T10:28:00Z"/>
  <w16cex:commentExtensible w16cex:durableId="2386E206" w16cex:dateUtc="2024-08-06T02:58:00Z"/>
  <w16cex:commentExtensible w16cex:durableId="1EF402DE" w16cex:dateUtc="2024-08-05T2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5D3853" w16cid:durableId="356EC773"/>
  <w16cid:commentId w16cid:paraId="6F9037F2" w16cid:durableId="2386E206"/>
  <w16cid:commentId w16cid:paraId="753D798D" w16cid:durableId="1EF402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43BFC" w14:textId="77777777" w:rsidR="006C6075" w:rsidRDefault="006C6075" w:rsidP="004A10BE">
      <w:r>
        <w:separator/>
      </w:r>
    </w:p>
  </w:endnote>
  <w:endnote w:type="continuationSeparator" w:id="0">
    <w:p w14:paraId="0CF14B16" w14:textId="77777777" w:rsidR="006C6075" w:rsidRDefault="006C6075" w:rsidP="004A1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lissRegular">
    <w:altName w:val="Cambria"/>
    <w:panose1 w:val="00000000000000000000"/>
    <w:charset w:val="00"/>
    <w:family w:val="roman"/>
    <w:notTrueType/>
    <w:pitch w:val="variable"/>
    <w:sig w:usb0="00000003" w:usb1="00000000" w:usb2="00000000" w:usb3="00000000" w:csb0="00000001" w:csb1="00000000"/>
  </w:font>
  <w:font w:name="BlissMedium">
    <w:altName w:val="Cambria"/>
    <w:panose1 w:val="00000000000000000000"/>
    <w:charset w:val="00"/>
    <w:family w:val="roman"/>
    <w:notTrueType/>
    <w:pitch w:val="variable"/>
    <w:sig w:usb0="00000003" w:usb1="00000000" w:usb2="00000000" w:usb3="00000000" w:csb0="00000001" w:csb1="00000000"/>
  </w:font>
  <w:font w:name="BlissBold">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85BB" w14:textId="77777777" w:rsidR="00B547A9" w:rsidRPr="004021D9" w:rsidRDefault="00B547A9" w:rsidP="00B547A9">
    <w:pPr>
      <w:pStyle w:val="Footer"/>
      <w:pBdr>
        <w:top w:val="single" w:sz="4" w:space="1" w:color="auto"/>
      </w:pBdr>
      <w:rPr>
        <w:sz w:val="18"/>
        <w:szCs w:val="18"/>
      </w:rPr>
    </w:pPr>
    <w:r w:rsidRPr="004021D9">
      <w:rPr>
        <w:i/>
        <w:sz w:val="18"/>
        <w:szCs w:val="18"/>
      </w:rPr>
      <w:t>S</w:t>
    </w:r>
    <w:r>
      <w:rPr>
        <w:i/>
        <w:sz w:val="18"/>
        <w:szCs w:val="18"/>
      </w:rPr>
      <w:t xml:space="preserve">cience </w:t>
    </w:r>
    <w:r w:rsidRPr="004021D9">
      <w:rPr>
        <w:i/>
        <w:sz w:val="18"/>
        <w:szCs w:val="18"/>
      </w:rPr>
      <w:t>Advances</w:t>
    </w:r>
    <w:r>
      <w:rPr>
        <w:sz w:val="18"/>
        <w:szCs w:val="18"/>
      </w:rPr>
      <w:t xml:space="preserve">                                               Manuscript Template   </w:t>
    </w:r>
    <w:r w:rsidR="00AB5717">
      <w:rPr>
        <w:sz w:val="18"/>
        <w:szCs w:val="18"/>
      </w:rPr>
      <w:t xml:space="preserve">                </w:t>
    </w:r>
    <w:r>
      <w:rPr>
        <w:sz w:val="18"/>
        <w:szCs w:val="18"/>
      </w:rPr>
      <w:t xml:space="preserve">                                                        </w:t>
    </w:r>
    <w:r w:rsidRPr="004021D9">
      <w:rPr>
        <w:sz w:val="18"/>
        <w:szCs w:val="18"/>
      </w:rPr>
      <w:t xml:space="preserve">Page </w:t>
    </w:r>
    <w:r w:rsidRPr="004021D9">
      <w:rPr>
        <w:b/>
        <w:bCs/>
        <w:sz w:val="18"/>
        <w:szCs w:val="18"/>
      </w:rPr>
      <w:fldChar w:fldCharType="begin"/>
    </w:r>
    <w:r w:rsidRPr="004021D9">
      <w:rPr>
        <w:b/>
        <w:bCs/>
        <w:sz w:val="18"/>
        <w:szCs w:val="18"/>
      </w:rPr>
      <w:instrText xml:space="preserve"> PAGE </w:instrText>
    </w:r>
    <w:r w:rsidRPr="004021D9">
      <w:rPr>
        <w:b/>
        <w:bCs/>
        <w:sz w:val="18"/>
        <w:szCs w:val="18"/>
      </w:rPr>
      <w:fldChar w:fldCharType="separate"/>
    </w:r>
    <w:r w:rsidR="00AC2069">
      <w:rPr>
        <w:b/>
        <w:bCs/>
        <w:noProof/>
        <w:sz w:val="18"/>
        <w:szCs w:val="18"/>
      </w:rPr>
      <w:t>2</w:t>
    </w:r>
    <w:r w:rsidRPr="004021D9">
      <w:rPr>
        <w:b/>
        <w:bCs/>
        <w:sz w:val="18"/>
        <w:szCs w:val="18"/>
      </w:rPr>
      <w:fldChar w:fldCharType="end"/>
    </w:r>
    <w:r w:rsidRPr="004021D9">
      <w:rPr>
        <w:sz w:val="18"/>
        <w:szCs w:val="18"/>
      </w:rPr>
      <w:t xml:space="preserve"> of </w:t>
    </w:r>
    <w:r w:rsidRPr="004021D9">
      <w:rPr>
        <w:b/>
        <w:bCs/>
        <w:sz w:val="18"/>
        <w:szCs w:val="18"/>
      </w:rPr>
      <w:fldChar w:fldCharType="begin"/>
    </w:r>
    <w:r w:rsidRPr="004021D9">
      <w:rPr>
        <w:b/>
        <w:bCs/>
        <w:sz w:val="18"/>
        <w:szCs w:val="18"/>
      </w:rPr>
      <w:instrText xml:space="preserve"> NUMPAGES  </w:instrText>
    </w:r>
    <w:r w:rsidRPr="004021D9">
      <w:rPr>
        <w:b/>
        <w:bCs/>
        <w:sz w:val="18"/>
        <w:szCs w:val="18"/>
      </w:rPr>
      <w:fldChar w:fldCharType="separate"/>
    </w:r>
    <w:r w:rsidR="00AC2069">
      <w:rPr>
        <w:b/>
        <w:bCs/>
        <w:noProof/>
        <w:sz w:val="18"/>
        <w:szCs w:val="18"/>
      </w:rPr>
      <w:t>6</w:t>
    </w:r>
    <w:r w:rsidRPr="004021D9">
      <w:rPr>
        <w:b/>
        <w:bCs/>
        <w:sz w:val="18"/>
        <w:szCs w:val="18"/>
      </w:rPr>
      <w:fldChar w:fldCharType="end"/>
    </w:r>
  </w:p>
  <w:p w14:paraId="43E75FAE" w14:textId="77777777" w:rsidR="00B547A9" w:rsidRPr="00B547A9" w:rsidRDefault="00B547A9" w:rsidP="00B547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9CC3" w14:textId="77777777" w:rsidR="00A4424B" w:rsidRPr="004021D9" w:rsidRDefault="00A4424B" w:rsidP="004021D9">
    <w:pPr>
      <w:pStyle w:val="Footer"/>
      <w:pBdr>
        <w:top w:val="single" w:sz="4" w:space="1" w:color="auto"/>
      </w:pBdr>
      <w:rPr>
        <w:sz w:val="18"/>
        <w:szCs w:val="18"/>
      </w:rPr>
    </w:pPr>
    <w:r w:rsidRPr="004021D9">
      <w:rPr>
        <w:i/>
        <w:sz w:val="18"/>
        <w:szCs w:val="18"/>
      </w:rPr>
      <w:t>S</w:t>
    </w:r>
    <w:r w:rsidR="00EC6675">
      <w:rPr>
        <w:i/>
        <w:sz w:val="18"/>
        <w:szCs w:val="18"/>
      </w:rPr>
      <w:t xml:space="preserve">cience </w:t>
    </w:r>
    <w:r w:rsidRPr="004021D9">
      <w:rPr>
        <w:i/>
        <w:sz w:val="18"/>
        <w:szCs w:val="18"/>
      </w:rPr>
      <w:t>Advances</w:t>
    </w:r>
    <w:r w:rsidR="005B36C0">
      <w:rPr>
        <w:sz w:val="18"/>
        <w:szCs w:val="18"/>
      </w:rPr>
      <w:t xml:space="preserve"> </w:t>
    </w:r>
    <w:r w:rsidR="00244F9B">
      <w:rPr>
        <w:sz w:val="18"/>
        <w:szCs w:val="18"/>
      </w:rPr>
      <w:t xml:space="preserve"> </w:t>
    </w:r>
    <w:r w:rsidR="00EC6675">
      <w:rPr>
        <w:sz w:val="18"/>
        <w:szCs w:val="18"/>
      </w:rPr>
      <w:t xml:space="preserve">                                             </w:t>
    </w:r>
    <w:r w:rsidR="00244F9B">
      <w:rPr>
        <w:sz w:val="18"/>
        <w:szCs w:val="18"/>
      </w:rPr>
      <w:t xml:space="preserve">Manuscript Template                                                                                          </w:t>
    </w:r>
    <w:r w:rsidR="00EC6675">
      <w:rPr>
        <w:sz w:val="18"/>
        <w:szCs w:val="18"/>
      </w:rPr>
      <w:t xml:space="preserve"> </w:t>
    </w:r>
    <w:r w:rsidRPr="004021D9">
      <w:rPr>
        <w:sz w:val="18"/>
        <w:szCs w:val="18"/>
      </w:rPr>
      <w:t xml:space="preserve">Page </w:t>
    </w:r>
    <w:r w:rsidRPr="004021D9">
      <w:rPr>
        <w:b/>
        <w:bCs/>
        <w:sz w:val="18"/>
        <w:szCs w:val="18"/>
      </w:rPr>
      <w:fldChar w:fldCharType="begin"/>
    </w:r>
    <w:r w:rsidRPr="004021D9">
      <w:rPr>
        <w:b/>
        <w:bCs/>
        <w:sz w:val="18"/>
        <w:szCs w:val="18"/>
      </w:rPr>
      <w:instrText xml:space="preserve"> PAGE </w:instrText>
    </w:r>
    <w:r w:rsidRPr="004021D9">
      <w:rPr>
        <w:b/>
        <w:bCs/>
        <w:sz w:val="18"/>
        <w:szCs w:val="18"/>
      </w:rPr>
      <w:fldChar w:fldCharType="separate"/>
    </w:r>
    <w:r w:rsidR="00AC2069">
      <w:rPr>
        <w:b/>
        <w:bCs/>
        <w:noProof/>
        <w:sz w:val="18"/>
        <w:szCs w:val="18"/>
      </w:rPr>
      <w:t>1</w:t>
    </w:r>
    <w:r w:rsidRPr="004021D9">
      <w:rPr>
        <w:b/>
        <w:bCs/>
        <w:sz w:val="18"/>
        <w:szCs w:val="18"/>
      </w:rPr>
      <w:fldChar w:fldCharType="end"/>
    </w:r>
    <w:r w:rsidRPr="004021D9">
      <w:rPr>
        <w:sz w:val="18"/>
        <w:szCs w:val="18"/>
      </w:rPr>
      <w:t xml:space="preserve"> of </w:t>
    </w:r>
    <w:r w:rsidRPr="004021D9">
      <w:rPr>
        <w:b/>
        <w:bCs/>
        <w:sz w:val="18"/>
        <w:szCs w:val="18"/>
      </w:rPr>
      <w:fldChar w:fldCharType="begin"/>
    </w:r>
    <w:r w:rsidRPr="004021D9">
      <w:rPr>
        <w:b/>
        <w:bCs/>
        <w:sz w:val="18"/>
        <w:szCs w:val="18"/>
      </w:rPr>
      <w:instrText xml:space="preserve"> NUMPAGES  </w:instrText>
    </w:r>
    <w:r w:rsidRPr="004021D9">
      <w:rPr>
        <w:b/>
        <w:bCs/>
        <w:sz w:val="18"/>
        <w:szCs w:val="18"/>
      </w:rPr>
      <w:fldChar w:fldCharType="separate"/>
    </w:r>
    <w:r w:rsidR="00AC2069">
      <w:rPr>
        <w:b/>
        <w:bCs/>
        <w:noProof/>
        <w:sz w:val="18"/>
        <w:szCs w:val="18"/>
      </w:rPr>
      <w:t>6</w:t>
    </w:r>
    <w:r w:rsidRPr="004021D9">
      <w:rPr>
        <w:b/>
        <w:bCs/>
        <w:sz w:val="18"/>
        <w:szCs w:val="18"/>
      </w:rPr>
      <w:fldChar w:fldCharType="end"/>
    </w:r>
  </w:p>
  <w:p w14:paraId="28BDB05F" w14:textId="77777777" w:rsidR="00A4424B" w:rsidRDefault="00A442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EBCF2" w14:textId="77777777" w:rsidR="006C6075" w:rsidRDefault="006C6075" w:rsidP="004A10BE">
      <w:r>
        <w:separator/>
      </w:r>
    </w:p>
  </w:footnote>
  <w:footnote w:type="continuationSeparator" w:id="0">
    <w:p w14:paraId="622AB0F4" w14:textId="77777777" w:rsidR="006C6075" w:rsidRDefault="006C6075" w:rsidP="004A1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7D5C3" w14:textId="77777777" w:rsidR="00A4424B" w:rsidRDefault="00A4424B" w:rsidP="004A10BE">
    <w:pPr>
      <w:pStyle w:val="Header"/>
    </w:pPr>
    <w:r>
      <w:tab/>
    </w:r>
  </w:p>
  <w:tbl>
    <w:tblPr>
      <w:tblW w:w="13110" w:type="dxa"/>
      <w:tblInd w:w="738" w:type="dxa"/>
      <w:tblLook w:val="04A0" w:firstRow="1" w:lastRow="0" w:firstColumn="1" w:lastColumn="0" w:noHBand="0" w:noVBand="1"/>
    </w:tblPr>
    <w:tblGrid>
      <w:gridCol w:w="6840"/>
      <w:gridCol w:w="6270"/>
    </w:tblGrid>
    <w:tr w:rsidR="00B547A9" w:rsidRPr="00A96E1E" w14:paraId="0509CF2F" w14:textId="77777777" w:rsidTr="48B42113">
      <w:trPr>
        <w:trHeight w:val="900"/>
      </w:trPr>
      <w:tc>
        <w:tcPr>
          <w:tcW w:w="6840" w:type="dxa"/>
        </w:tcPr>
        <w:p w14:paraId="41E0684A" w14:textId="77777777" w:rsidR="00B547A9" w:rsidRPr="00A96E1E" w:rsidRDefault="48B42113" w:rsidP="00A96E1E">
          <w:pPr>
            <w:ind w:right="-86"/>
            <w:rPr>
              <w:rFonts w:ascii="Times" w:eastAsia="Times New Roman" w:hAnsi="Times"/>
              <w:noProof/>
            </w:rPr>
          </w:pPr>
          <w:r>
            <w:rPr>
              <w:noProof/>
            </w:rPr>
            <w:drawing>
              <wp:inline distT="0" distB="0" distL="0" distR="0" wp14:anchorId="598C8C7C" wp14:editId="1AC6CE5B">
                <wp:extent cx="3657600" cy="762000"/>
                <wp:effectExtent l="0" t="0" r="0" b="0"/>
                <wp:docPr id="1" name="Picture 1" descr="SCAdvances-AAAS-logo-color-AAAS-sta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657600" cy="762000"/>
                        </a:xfrm>
                        <a:prstGeom prst="rect">
                          <a:avLst/>
                        </a:prstGeom>
                      </pic:spPr>
                    </pic:pic>
                  </a:graphicData>
                </a:graphic>
              </wp:inline>
            </w:drawing>
          </w:r>
        </w:p>
      </w:tc>
      <w:tc>
        <w:tcPr>
          <w:tcW w:w="6270" w:type="dxa"/>
          <w:vAlign w:val="center"/>
        </w:tcPr>
        <w:p w14:paraId="590DBF8A" w14:textId="77777777" w:rsidR="00516D77" w:rsidRDefault="00B547A9" w:rsidP="00A96E1E">
          <w:pPr>
            <w:ind w:right="1008"/>
            <w:rPr>
              <w:rFonts w:eastAsia="Times New Roman"/>
              <w:b/>
              <w:sz w:val="48"/>
              <w:szCs w:val="22"/>
            </w:rPr>
          </w:pPr>
          <w:r w:rsidRPr="00A96E1E">
            <w:rPr>
              <w:rFonts w:eastAsia="Times New Roman"/>
              <w:b/>
              <w:sz w:val="48"/>
              <w:szCs w:val="22"/>
            </w:rPr>
            <w:t xml:space="preserve">Manuscript </w:t>
          </w:r>
        </w:p>
        <w:p w14:paraId="7F79F71B" w14:textId="77777777" w:rsidR="00B547A9" w:rsidRPr="00A96E1E" w:rsidRDefault="00B547A9" w:rsidP="00A96E1E">
          <w:pPr>
            <w:ind w:right="1008"/>
            <w:rPr>
              <w:rFonts w:eastAsia="Times New Roman"/>
              <w:b/>
              <w:sz w:val="36"/>
              <w:szCs w:val="22"/>
            </w:rPr>
          </w:pPr>
          <w:r w:rsidRPr="00A96E1E">
            <w:rPr>
              <w:rFonts w:eastAsia="Times New Roman"/>
              <w:b/>
              <w:sz w:val="48"/>
              <w:szCs w:val="22"/>
            </w:rPr>
            <w:t>Template</w:t>
          </w:r>
        </w:p>
      </w:tc>
    </w:tr>
  </w:tbl>
  <w:p w14:paraId="645DE1AA" w14:textId="77777777" w:rsidR="00A4424B" w:rsidRDefault="00A4424B" w:rsidP="004A10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A8898F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hybridMultilevel"/>
    <w:tmpl w:val="C8306B60"/>
    <w:lvl w:ilvl="0" w:tplc="7304FF5E">
      <w:start w:val="1"/>
      <w:numFmt w:val="decimal"/>
      <w:lvlText w:val="%1."/>
      <w:lvlJc w:val="left"/>
      <w:pPr>
        <w:tabs>
          <w:tab w:val="num" w:pos="1800"/>
        </w:tabs>
        <w:ind w:left="1800" w:hanging="360"/>
      </w:pPr>
    </w:lvl>
    <w:lvl w:ilvl="1" w:tplc="6436CA44">
      <w:numFmt w:val="decimal"/>
      <w:lvlText w:val=""/>
      <w:lvlJc w:val="left"/>
    </w:lvl>
    <w:lvl w:ilvl="2" w:tplc="11B6FA4E">
      <w:numFmt w:val="decimal"/>
      <w:lvlText w:val=""/>
      <w:lvlJc w:val="left"/>
    </w:lvl>
    <w:lvl w:ilvl="3" w:tplc="25CA29AA">
      <w:numFmt w:val="decimal"/>
      <w:lvlText w:val=""/>
      <w:lvlJc w:val="left"/>
    </w:lvl>
    <w:lvl w:ilvl="4" w:tplc="D674BF2E">
      <w:numFmt w:val="decimal"/>
      <w:lvlText w:val=""/>
      <w:lvlJc w:val="left"/>
    </w:lvl>
    <w:lvl w:ilvl="5" w:tplc="C46C1C2E">
      <w:numFmt w:val="decimal"/>
      <w:lvlText w:val=""/>
      <w:lvlJc w:val="left"/>
    </w:lvl>
    <w:lvl w:ilvl="6" w:tplc="89D680B8">
      <w:numFmt w:val="decimal"/>
      <w:lvlText w:val=""/>
      <w:lvlJc w:val="left"/>
    </w:lvl>
    <w:lvl w:ilvl="7" w:tplc="A46AE3A8">
      <w:numFmt w:val="decimal"/>
      <w:lvlText w:val=""/>
      <w:lvlJc w:val="left"/>
    </w:lvl>
    <w:lvl w:ilvl="8" w:tplc="5A58773E">
      <w:numFmt w:val="decimal"/>
      <w:lvlText w:val=""/>
      <w:lvlJc w:val="left"/>
    </w:lvl>
  </w:abstractNum>
  <w:abstractNum w:abstractNumId="2"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98FC955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3C76FFC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4C34C55E"/>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C06808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C8A39C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A99411"/>
    <w:multiLevelType w:val="multilevel"/>
    <w:tmpl w:val="AEFEF7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111622C7"/>
    <w:multiLevelType w:val="hybridMultilevel"/>
    <w:tmpl w:val="ADECAC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478067D"/>
    <w:multiLevelType w:val="hybridMultilevel"/>
    <w:tmpl w:val="9FB67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5E69A7"/>
    <w:multiLevelType w:val="hybridMultilevel"/>
    <w:tmpl w:val="DC543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DD00888"/>
    <w:multiLevelType w:val="hybridMultilevel"/>
    <w:tmpl w:val="12802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577F10"/>
    <w:multiLevelType w:val="hybridMultilevel"/>
    <w:tmpl w:val="DC14A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AFB29D4"/>
    <w:multiLevelType w:val="hybridMultilevel"/>
    <w:tmpl w:val="AFE0A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6F076A"/>
    <w:multiLevelType w:val="hybridMultilevel"/>
    <w:tmpl w:val="60F865CC"/>
    <w:lvl w:ilvl="0" w:tplc="5498ACFA">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F30251E"/>
    <w:multiLevelType w:val="hybridMultilevel"/>
    <w:tmpl w:val="4DBCB654"/>
    <w:lvl w:ilvl="0" w:tplc="E8302DC6">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1114444799">
    <w:abstractNumId w:val="13"/>
  </w:num>
  <w:num w:numId="2" w16cid:durableId="2021852333">
    <w:abstractNumId w:val="10"/>
  </w:num>
  <w:num w:numId="3" w16cid:durableId="906232699">
    <w:abstractNumId w:val="8"/>
  </w:num>
  <w:num w:numId="4" w16cid:durableId="1978680198">
    <w:abstractNumId w:val="7"/>
  </w:num>
  <w:num w:numId="5" w16cid:durableId="458375634">
    <w:abstractNumId w:val="6"/>
  </w:num>
  <w:num w:numId="6" w16cid:durableId="1940065260">
    <w:abstractNumId w:val="5"/>
  </w:num>
  <w:num w:numId="7" w16cid:durableId="135293858">
    <w:abstractNumId w:val="9"/>
  </w:num>
  <w:num w:numId="8" w16cid:durableId="326636629">
    <w:abstractNumId w:val="4"/>
  </w:num>
  <w:num w:numId="9" w16cid:durableId="2100759031">
    <w:abstractNumId w:val="3"/>
  </w:num>
  <w:num w:numId="10" w16cid:durableId="1211725716">
    <w:abstractNumId w:val="2"/>
  </w:num>
  <w:num w:numId="11" w16cid:durableId="431823687">
    <w:abstractNumId w:val="1"/>
  </w:num>
  <w:num w:numId="12" w16cid:durableId="1264915913">
    <w:abstractNumId w:val="17"/>
  </w:num>
  <w:num w:numId="13" w16cid:durableId="1752265090">
    <w:abstractNumId w:val="14"/>
  </w:num>
  <w:num w:numId="14" w16cid:durableId="1289822504">
    <w:abstractNumId w:val="12"/>
  </w:num>
  <w:num w:numId="15" w16cid:durableId="1479573488">
    <w:abstractNumId w:val="16"/>
  </w:num>
  <w:num w:numId="16" w16cid:durableId="926616820">
    <w:abstractNumId w:val="0"/>
  </w:num>
  <w:num w:numId="17" w16cid:durableId="35273796">
    <w:abstractNumId w:val="15"/>
  </w:num>
  <w:num w:numId="18" w16cid:durableId="215554952">
    <w:abstractNumId w:val="19"/>
  </w:num>
  <w:num w:numId="19" w16cid:durableId="9818156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496326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25010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786654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125066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82227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789551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910283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51185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01522583">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rk, David">
    <w15:presenceInfo w15:providerId="AD" w15:userId="S::davekirk@upenn.edu::b245d313-1135-4ed8-b9f7-40ee0f869aeb"/>
  </w15:person>
  <w15:person w15:author="Charles Lanfear">
    <w15:presenceInfo w15:providerId="Windows Live" w15:userId="090f7abe46c7f0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61D"/>
    <w:rsid w:val="0000286E"/>
    <w:rsid w:val="0000313A"/>
    <w:rsid w:val="0000450C"/>
    <w:rsid w:val="00005106"/>
    <w:rsid w:val="00005A59"/>
    <w:rsid w:val="0000654A"/>
    <w:rsid w:val="0001107B"/>
    <w:rsid w:val="00013FE3"/>
    <w:rsid w:val="00014902"/>
    <w:rsid w:val="00014D96"/>
    <w:rsid w:val="00014DC5"/>
    <w:rsid w:val="00014E81"/>
    <w:rsid w:val="0001558B"/>
    <w:rsid w:val="00016B19"/>
    <w:rsid w:val="0002088D"/>
    <w:rsid w:val="00021FC8"/>
    <w:rsid w:val="000267CA"/>
    <w:rsid w:val="00027502"/>
    <w:rsid w:val="00030E9F"/>
    <w:rsid w:val="00032A4C"/>
    <w:rsid w:val="0003546E"/>
    <w:rsid w:val="0003674A"/>
    <w:rsid w:val="00037583"/>
    <w:rsid w:val="000377D0"/>
    <w:rsid w:val="00037BA4"/>
    <w:rsid w:val="00040622"/>
    <w:rsid w:val="0004119A"/>
    <w:rsid w:val="0004134A"/>
    <w:rsid w:val="00042DAE"/>
    <w:rsid w:val="00042DE7"/>
    <w:rsid w:val="00045521"/>
    <w:rsid w:val="00045D32"/>
    <w:rsid w:val="0004754D"/>
    <w:rsid w:val="00050A43"/>
    <w:rsid w:val="00051176"/>
    <w:rsid w:val="00051D22"/>
    <w:rsid w:val="00054DCF"/>
    <w:rsid w:val="00056615"/>
    <w:rsid w:val="00057AC8"/>
    <w:rsid w:val="00057FB5"/>
    <w:rsid w:val="00060FD5"/>
    <w:rsid w:val="00064A38"/>
    <w:rsid w:val="000652C2"/>
    <w:rsid w:val="0006583B"/>
    <w:rsid w:val="00066990"/>
    <w:rsid w:val="00070324"/>
    <w:rsid w:val="000728FE"/>
    <w:rsid w:val="00076280"/>
    <w:rsid w:val="000770A7"/>
    <w:rsid w:val="00082997"/>
    <w:rsid w:val="00083785"/>
    <w:rsid w:val="00087296"/>
    <w:rsid w:val="00087887"/>
    <w:rsid w:val="000878BB"/>
    <w:rsid w:val="0009021B"/>
    <w:rsid w:val="0009299D"/>
    <w:rsid w:val="000A0026"/>
    <w:rsid w:val="000A246B"/>
    <w:rsid w:val="000A2F4C"/>
    <w:rsid w:val="000A3CB8"/>
    <w:rsid w:val="000A4635"/>
    <w:rsid w:val="000A52AF"/>
    <w:rsid w:val="000A5828"/>
    <w:rsid w:val="000A5FC4"/>
    <w:rsid w:val="000A749A"/>
    <w:rsid w:val="000A7C7F"/>
    <w:rsid w:val="000B1B3C"/>
    <w:rsid w:val="000B2816"/>
    <w:rsid w:val="000B2C20"/>
    <w:rsid w:val="000B2C88"/>
    <w:rsid w:val="000B3CAD"/>
    <w:rsid w:val="000B4324"/>
    <w:rsid w:val="000B552C"/>
    <w:rsid w:val="000B5EBF"/>
    <w:rsid w:val="000B6350"/>
    <w:rsid w:val="000B6642"/>
    <w:rsid w:val="000B6C78"/>
    <w:rsid w:val="000B7466"/>
    <w:rsid w:val="000B7F0C"/>
    <w:rsid w:val="000C022A"/>
    <w:rsid w:val="000C39C6"/>
    <w:rsid w:val="000C5FE5"/>
    <w:rsid w:val="000C6C7A"/>
    <w:rsid w:val="000C7F9F"/>
    <w:rsid w:val="000D0CFA"/>
    <w:rsid w:val="000D4248"/>
    <w:rsid w:val="000D4379"/>
    <w:rsid w:val="000D4D3F"/>
    <w:rsid w:val="000D7708"/>
    <w:rsid w:val="000E2564"/>
    <w:rsid w:val="000E5F4F"/>
    <w:rsid w:val="000E71B7"/>
    <w:rsid w:val="000F17E8"/>
    <w:rsid w:val="000F1FF8"/>
    <w:rsid w:val="000F202E"/>
    <w:rsid w:val="000F596B"/>
    <w:rsid w:val="000F756D"/>
    <w:rsid w:val="001016EC"/>
    <w:rsid w:val="0010197D"/>
    <w:rsid w:val="00101FA8"/>
    <w:rsid w:val="0010470F"/>
    <w:rsid w:val="00105601"/>
    <w:rsid w:val="00106A30"/>
    <w:rsid w:val="00106FF9"/>
    <w:rsid w:val="001102E5"/>
    <w:rsid w:val="00114AAD"/>
    <w:rsid w:val="0011519A"/>
    <w:rsid w:val="001166C5"/>
    <w:rsid w:val="00120A4A"/>
    <w:rsid w:val="00121D69"/>
    <w:rsid w:val="00122699"/>
    <w:rsid w:val="00125A6E"/>
    <w:rsid w:val="00127FBB"/>
    <w:rsid w:val="00131A3E"/>
    <w:rsid w:val="00131E91"/>
    <w:rsid w:val="0013261F"/>
    <w:rsid w:val="00135091"/>
    <w:rsid w:val="001363BD"/>
    <w:rsid w:val="00136AF3"/>
    <w:rsid w:val="00140914"/>
    <w:rsid w:val="00142025"/>
    <w:rsid w:val="0014270F"/>
    <w:rsid w:val="00142C47"/>
    <w:rsid w:val="00142D48"/>
    <w:rsid w:val="00143D0F"/>
    <w:rsid w:val="001479F0"/>
    <w:rsid w:val="001515DD"/>
    <w:rsid w:val="0015445A"/>
    <w:rsid w:val="00155B17"/>
    <w:rsid w:val="00157597"/>
    <w:rsid w:val="00161946"/>
    <w:rsid w:val="00161C59"/>
    <w:rsid w:val="00162A8F"/>
    <w:rsid w:val="001660EB"/>
    <w:rsid w:val="001662E0"/>
    <w:rsid w:val="00167AA8"/>
    <w:rsid w:val="0017268F"/>
    <w:rsid w:val="0017434F"/>
    <w:rsid w:val="0017470E"/>
    <w:rsid w:val="00174958"/>
    <w:rsid w:val="0017587D"/>
    <w:rsid w:val="00181679"/>
    <w:rsid w:val="00182027"/>
    <w:rsid w:val="001827C0"/>
    <w:rsid w:val="0018498C"/>
    <w:rsid w:val="00185519"/>
    <w:rsid w:val="001859C7"/>
    <w:rsid w:val="00186057"/>
    <w:rsid w:val="00190022"/>
    <w:rsid w:val="0019021B"/>
    <w:rsid w:val="0019054C"/>
    <w:rsid w:val="00190F37"/>
    <w:rsid w:val="0019137A"/>
    <w:rsid w:val="00192CFB"/>
    <w:rsid w:val="001947F3"/>
    <w:rsid w:val="001962A9"/>
    <w:rsid w:val="00196909"/>
    <w:rsid w:val="001A0986"/>
    <w:rsid w:val="001A098A"/>
    <w:rsid w:val="001A2317"/>
    <w:rsid w:val="001A249D"/>
    <w:rsid w:val="001A35AD"/>
    <w:rsid w:val="001A35E3"/>
    <w:rsid w:val="001A5D59"/>
    <w:rsid w:val="001A72EB"/>
    <w:rsid w:val="001A7E46"/>
    <w:rsid w:val="001B2FFD"/>
    <w:rsid w:val="001B3321"/>
    <w:rsid w:val="001B347F"/>
    <w:rsid w:val="001B3B1A"/>
    <w:rsid w:val="001B5133"/>
    <w:rsid w:val="001B63F6"/>
    <w:rsid w:val="001B658A"/>
    <w:rsid w:val="001C2C4B"/>
    <w:rsid w:val="001C436D"/>
    <w:rsid w:val="001C55D8"/>
    <w:rsid w:val="001C5616"/>
    <w:rsid w:val="001C5941"/>
    <w:rsid w:val="001C7268"/>
    <w:rsid w:val="001D2CCE"/>
    <w:rsid w:val="001D4E7A"/>
    <w:rsid w:val="001D5522"/>
    <w:rsid w:val="001D5C7E"/>
    <w:rsid w:val="001D661C"/>
    <w:rsid w:val="001D7A40"/>
    <w:rsid w:val="001D7D1C"/>
    <w:rsid w:val="001D7EF3"/>
    <w:rsid w:val="001E2E72"/>
    <w:rsid w:val="001E34E5"/>
    <w:rsid w:val="001E37BC"/>
    <w:rsid w:val="001E50A6"/>
    <w:rsid w:val="001E5430"/>
    <w:rsid w:val="001F063B"/>
    <w:rsid w:val="001F5307"/>
    <w:rsid w:val="00200F62"/>
    <w:rsid w:val="002017DC"/>
    <w:rsid w:val="002027EB"/>
    <w:rsid w:val="00202BD8"/>
    <w:rsid w:val="002047DA"/>
    <w:rsid w:val="00204A31"/>
    <w:rsid w:val="002056A7"/>
    <w:rsid w:val="0020665B"/>
    <w:rsid w:val="00206B9A"/>
    <w:rsid w:val="00211B87"/>
    <w:rsid w:val="00214129"/>
    <w:rsid w:val="0021437D"/>
    <w:rsid w:val="0021523E"/>
    <w:rsid w:val="002156C2"/>
    <w:rsid w:val="00216A98"/>
    <w:rsid w:val="002171E5"/>
    <w:rsid w:val="002203D6"/>
    <w:rsid w:val="002205E9"/>
    <w:rsid w:val="002219E5"/>
    <w:rsid w:val="00221D2F"/>
    <w:rsid w:val="00222BCB"/>
    <w:rsid w:val="00223F87"/>
    <w:rsid w:val="0022573C"/>
    <w:rsid w:val="00231350"/>
    <w:rsid w:val="002328AF"/>
    <w:rsid w:val="00234FDB"/>
    <w:rsid w:val="00237B12"/>
    <w:rsid w:val="00241ED0"/>
    <w:rsid w:val="00244774"/>
    <w:rsid w:val="002448ED"/>
    <w:rsid w:val="00244F9B"/>
    <w:rsid w:val="0025095F"/>
    <w:rsid w:val="002537E1"/>
    <w:rsid w:val="002542CA"/>
    <w:rsid w:val="00254A52"/>
    <w:rsid w:val="0026390F"/>
    <w:rsid w:val="00266FB0"/>
    <w:rsid w:val="00271D2E"/>
    <w:rsid w:val="00272128"/>
    <w:rsid w:val="0027220C"/>
    <w:rsid w:val="0027361E"/>
    <w:rsid w:val="002762CB"/>
    <w:rsid w:val="00277787"/>
    <w:rsid w:val="00280D8A"/>
    <w:rsid w:val="00280EFD"/>
    <w:rsid w:val="00282E2A"/>
    <w:rsid w:val="00284E96"/>
    <w:rsid w:val="00286737"/>
    <w:rsid w:val="0029255B"/>
    <w:rsid w:val="00294346"/>
    <w:rsid w:val="00294FEF"/>
    <w:rsid w:val="002A001D"/>
    <w:rsid w:val="002A0028"/>
    <w:rsid w:val="002A069D"/>
    <w:rsid w:val="002A0719"/>
    <w:rsid w:val="002A21BB"/>
    <w:rsid w:val="002A4D12"/>
    <w:rsid w:val="002A5D24"/>
    <w:rsid w:val="002A707A"/>
    <w:rsid w:val="002A7801"/>
    <w:rsid w:val="002B1BB7"/>
    <w:rsid w:val="002B312D"/>
    <w:rsid w:val="002B71EB"/>
    <w:rsid w:val="002C381C"/>
    <w:rsid w:val="002C3E33"/>
    <w:rsid w:val="002C5BB1"/>
    <w:rsid w:val="002C5BB4"/>
    <w:rsid w:val="002C6CF1"/>
    <w:rsid w:val="002C7BE8"/>
    <w:rsid w:val="002D19BA"/>
    <w:rsid w:val="002D2F8D"/>
    <w:rsid w:val="002D4DA0"/>
    <w:rsid w:val="002D6B6A"/>
    <w:rsid w:val="002D6DDB"/>
    <w:rsid w:val="002D7935"/>
    <w:rsid w:val="002E047B"/>
    <w:rsid w:val="002E5328"/>
    <w:rsid w:val="002E5943"/>
    <w:rsid w:val="002E5B64"/>
    <w:rsid w:val="002E7F2D"/>
    <w:rsid w:val="002F00AA"/>
    <w:rsid w:val="002F1FCB"/>
    <w:rsid w:val="002F292F"/>
    <w:rsid w:val="002F4616"/>
    <w:rsid w:val="002F5126"/>
    <w:rsid w:val="002F785F"/>
    <w:rsid w:val="003022BC"/>
    <w:rsid w:val="00303593"/>
    <w:rsid w:val="00304E32"/>
    <w:rsid w:val="00306D76"/>
    <w:rsid w:val="00310439"/>
    <w:rsid w:val="00311CEB"/>
    <w:rsid w:val="003129DA"/>
    <w:rsid w:val="00312D6D"/>
    <w:rsid w:val="00312E88"/>
    <w:rsid w:val="00320640"/>
    <w:rsid w:val="003213CD"/>
    <w:rsid w:val="003230F9"/>
    <w:rsid w:val="00324AA2"/>
    <w:rsid w:val="003250FB"/>
    <w:rsid w:val="00326861"/>
    <w:rsid w:val="003277BE"/>
    <w:rsid w:val="00335A7C"/>
    <w:rsid w:val="003361FF"/>
    <w:rsid w:val="0034335A"/>
    <w:rsid w:val="00343B0B"/>
    <w:rsid w:val="003447C9"/>
    <w:rsid w:val="0034563E"/>
    <w:rsid w:val="00346E93"/>
    <w:rsid w:val="003500A4"/>
    <w:rsid w:val="00350145"/>
    <w:rsid w:val="00350D98"/>
    <w:rsid w:val="0035107C"/>
    <w:rsid w:val="00351A6F"/>
    <w:rsid w:val="00352060"/>
    <w:rsid w:val="003524AF"/>
    <w:rsid w:val="00352C52"/>
    <w:rsid w:val="003544F7"/>
    <w:rsid w:val="00354C89"/>
    <w:rsid w:val="00356FA8"/>
    <w:rsid w:val="0036480C"/>
    <w:rsid w:val="00365FA9"/>
    <w:rsid w:val="003663C1"/>
    <w:rsid w:val="00371F91"/>
    <w:rsid w:val="00373DCF"/>
    <w:rsid w:val="00374C8F"/>
    <w:rsid w:val="003771D2"/>
    <w:rsid w:val="00377EF6"/>
    <w:rsid w:val="003825B4"/>
    <w:rsid w:val="00382691"/>
    <w:rsid w:val="00383A90"/>
    <w:rsid w:val="00384DDB"/>
    <w:rsid w:val="00386C6A"/>
    <w:rsid w:val="0038704B"/>
    <w:rsid w:val="0038725A"/>
    <w:rsid w:val="0038743A"/>
    <w:rsid w:val="003921A6"/>
    <w:rsid w:val="00392EE9"/>
    <w:rsid w:val="00393FAC"/>
    <w:rsid w:val="00394D1B"/>
    <w:rsid w:val="003957C0"/>
    <w:rsid w:val="003966A1"/>
    <w:rsid w:val="003A1001"/>
    <w:rsid w:val="003A1E87"/>
    <w:rsid w:val="003A274C"/>
    <w:rsid w:val="003A4A17"/>
    <w:rsid w:val="003B245D"/>
    <w:rsid w:val="003B27F8"/>
    <w:rsid w:val="003B28DB"/>
    <w:rsid w:val="003B2C1D"/>
    <w:rsid w:val="003B2ED1"/>
    <w:rsid w:val="003B388E"/>
    <w:rsid w:val="003B482E"/>
    <w:rsid w:val="003B6753"/>
    <w:rsid w:val="003B76DE"/>
    <w:rsid w:val="003C04BC"/>
    <w:rsid w:val="003C629F"/>
    <w:rsid w:val="003C63AD"/>
    <w:rsid w:val="003C71F0"/>
    <w:rsid w:val="003C74E2"/>
    <w:rsid w:val="003D0760"/>
    <w:rsid w:val="003D1E99"/>
    <w:rsid w:val="003D34C1"/>
    <w:rsid w:val="003D4CC6"/>
    <w:rsid w:val="003D5839"/>
    <w:rsid w:val="003D7063"/>
    <w:rsid w:val="003E02BB"/>
    <w:rsid w:val="003E02EC"/>
    <w:rsid w:val="003E268C"/>
    <w:rsid w:val="003E32C1"/>
    <w:rsid w:val="003E3EB7"/>
    <w:rsid w:val="003E4576"/>
    <w:rsid w:val="003E5A00"/>
    <w:rsid w:val="003E5A9F"/>
    <w:rsid w:val="003E6543"/>
    <w:rsid w:val="003E780A"/>
    <w:rsid w:val="003E7C74"/>
    <w:rsid w:val="003F01E6"/>
    <w:rsid w:val="003F0988"/>
    <w:rsid w:val="003F4D55"/>
    <w:rsid w:val="003F6C13"/>
    <w:rsid w:val="004000A4"/>
    <w:rsid w:val="00400688"/>
    <w:rsid w:val="00400DCA"/>
    <w:rsid w:val="00401AB2"/>
    <w:rsid w:val="004021D9"/>
    <w:rsid w:val="00402374"/>
    <w:rsid w:val="00402F70"/>
    <w:rsid w:val="00403340"/>
    <w:rsid w:val="004037D1"/>
    <w:rsid w:val="00404729"/>
    <w:rsid w:val="00410E3B"/>
    <w:rsid w:val="00411CD5"/>
    <w:rsid w:val="00411D73"/>
    <w:rsid w:val="0041521B"/>
    <w:rsid w:val="00415565"/>
    <w:rsid w:val="004160ED"/>
    <w:rsid w:val="00417512"/>
    <w:rsid w:val="00420D9B"/>
    <w:rsid w:val="00421C67"/>
    <w:rsid w:val="00423C6C"/>
    <w:rsid w:val="004258CD"/>
    <w:rsid w:val="004261B2"/>
    <w:rsid w:val="004266D5"/>
    <w:rsid w:val="0042709E"/>
    <w:rsid w:val="00427534"/>
    <w:rsid w:val="004275B1"/>
    <w:rsid w:val="00430A8E"/>
    <w:rsid w:val="00432B07"/>
    <w:rsid w:val="00433B1B"/>
    <w:rsid w:val="0043409D"/>
    <w:rsid w:val="0043599A"/>
    <w:rsid w:val="00435E33"/>
    <w:rsid w:val="00436C62"/>
    <w:rsid w:val="00436DEF"/>
    <w:rsid w:val="00440675"/>
    <w:rsid w:val="0044148B"/>
    <w:rsid w:val="004455B6"/>
    <w:rsid w:val="00446F24"/>
    <w:rsid w:val="00450C19"/>
    <w:rsid w:val="004513DB"/>
    <w:rsid w:val="0045356B"/>
    <w:rsid w:val="00453BE5"/>
    <w:rsid w:val="00454396"/>
    <w:rsid w:val="00454538"/>
    <w:rsid w:val="004547EB"/>
    <w:rsid w:val="00455CAD"/>
    <w:rsid w:val="00455F89"/>
    <w:rsid w:val="00456890"/>
    <w:rsid w:val="004639FE"/>
    <w:rsid w:val="00464D8C"/>
    <w:rsid w:val="00465345"/>
    <w:rsid w:val="004657B0"/>
    <w:rsid w:val="0046586E"/>
    <w:rsid w:val="00466EE3"/>
    <w:rsid w:val="004671BF"/>
    <w:rsid w:val="00467929"/>
    <w:rsid w:val="00467C13"/>
    <w:rsid w:val="00470C74"/>
    <w:rsid w:val="00474967"/>
    <w:rsid w:val="0047551C"/>
    <w:rsid w:val="00475734"/>
    <w:rsid w:val="0047574D"/>
    <w:rsid w:val="00476160"/>
    <w:rsid w:val="00476C46"/>
    <w:rsid w:val="0047713A"/>
    <w:rsid w:val="004804AC"/>
    <w:rsid w:val="00482DC6"/>
    <w:rsid w:val="00485353"/>
    <w:rsid w:val="00490034"/>
    <w:rsid w:val="004911C9"/>
    <w:rsid w:val="004911CB"/>
    <w:rsid w:val="00491356"/>
    <w:rsid w:val="00491675"/>
    <w:rsid w:val="00491A0D"/>
    <w:rsid w:val="00491B93"/>
    <w:rsid w:val="004937A7"/>
    <w:rsid w:val="00494E61"/>
    <w:rsid w:val="00496F52"/>
    <w:rsid w:val="004A10BE"/>
    <w:rsid w:val="004A2550"/>
    <w:rsid w:val="004A4A54"/>
    <w:rsid w:val="004A680D"/>
    <w:rsid w:val="004A720E"/>
    <w:rsid w:val="004B0E6F"/>
    <w:rsid w:val="004B17A1"/>
    <w:rsid w:val="004B3046"/>
    <w:rsid w:val="004B3ECD"/>
    <w:rsid w:val="004B420C"/>
    <w:rsid w:val="004B44A7"/>
    <w:rsid w:val="004B7177"/>
    <w:rsid w:val="004C352B"/>
    <w:rsid w:val="004C4403"/>
    <w:rsid w:val="004C6454"/>
    <w:rsid w:val="004D0612"/>
    <w:rsid w:val="004D0F1D"/>
    <w:rsid w:val="004D2C2F"/>
    <w:rsid w:val="004D2D00"/>
    <w:rsid w:val="004D50B5"/>
    <w:rsid w:val="004D5383"/>
    <w:rsid w:val="004E003A"/>
    <w:rsid w:val="004E1332"/>
    <w:rsid w:val="004E40B2"/>
    <w:rsid w:val="004E6D14"/>
    <w:rsid w:val="004E7371"/>
    <w:rsid w:val="004F1F69"/>
    <w:rsid w:val="004F32CE"/>
    <w:rsid w:val="004F6DA6"/>
    <w:rsid w:val="005022D4"/>
    <w:rsid w:val="005072B6"/>
    <w:rsid w:val="0050792D"/>
    <w:rsid w:val="00514B5D"/>
    <w:rsid w:val="0051563C"/>
    <w:rsid w:val="00516D77"/>
    <w:rsid w:val="00520E36"/>
    <w:rsid w:val="0052125F"/>
    <w:rsid w:val="0052236B"/>
    <w:rsid w:val="005265D2"/>
    <w:rsid w:val="00526AA9"/>
    <w:rsid w:val="00530C05"/>
    <w:rsid w:val="005319E7"/>
    <w:rsid w:val="005341F3"/>
    <w:rsid w:val="00534DAE"/>
    <w:rsid w:val="00534E77"/>
    <w:rsid w:val="00534EF9"/>
    <w:rsid w:val="0053676F"/>
    <w:rsid w:val="00537895"/>
    <w:rsid w:val="00543DAF"/>
    <w:rsid w:val="005461DF"/>
    <w:rsid w:val="00546D77"/>
    <w:rsid w:val="0054701B"/>
    <w:rsid w:val="005472AE"/>
    <w:rsid w:val="0054797F"/>
    <w:rsid w:val="00550B7D"/>
    <w:rsid w:val="00550EC1"/>
    <w:rsid w:val="00553501"/>
    <w:rsid w:val="00556452"/>
    <w:rsid w:val="005615A5"/>
    <w:rsid w:val="005617C3"/>
    <w:rsid w:val="0056194C"/>
    <w:rsid w:val="00562C68"/>
    <w:rsid w:val="00563B1B"/>
    <w:rsid w:val="00564049"/>
    <w:rsid w:val="005650A8"/>
    <w:rsid w:val="005658AE"/>
    <w:rsid w:val="00565DB9"/>
    <w:rsid w:val="0056606B"/>
    <w:rsid w:val="005677D3"/>
    <w:rsid w:val="00567E65"/>
    <w:rsid w:val="005712B6"/>
    <w:rsid w:val="00577962"/>
    <w:rsid w:val="005806A3"/>
    <w:rsid w:val="0058404A"/>
    <w:rsid w:val="00585E49"/>
    <w:rsid w:val="0058764C"/>
    <w:rsid w:val="00587E1F"/>
    <w:rsid w:val="00590000"/>
    <w:rsid w:val="00590336"/>
    <w:rsid w:val="0059046B"/>
    <w:rsid w:val="0059680C"/>
    <w:rsid w:val="005A4BB1"/>
    <w:rsid w:val="005B022E"/>
    <w:rsid w:val="005B0C4F"/>
    <w:rsid w:val="005B0E57"/>
    <w:rsid w:val="005B254F"/>
    <w:rsid w:val="005B36C0"/>
    <w:rsid w:val="005B412B"/>
    <w:rsid w:val="005B5024"/>
    <w:rsid w:val="005B5290"/>
    <w:rsid w:val="005B5C5D"/>
    <w:rsid w:val="005C183B"/>
    <w:rsid w:val="005C37F6"/>
    <w:rsid w:val="005C3FB6"/>
    <w:rsid w:val="005C6015"/>
    <w:rsid w:val="005C610A"/>
    <w:rsid w:val="005C7B07"/>
    <w:rsid w:val="005D3CE2"/>
    <w:rsid w:val="005D7A78"/>
    <w:rsid w:val="005E07A1"/>
    <w:rsid w:val="005E5C5A"/>
    <w:rsid w:val="005E6DE1"/>
    <w:rsid w:val="005E737A"/>
    <w:rsid w:val="005F1A05"/>
    <w:rsid w:val="005F4790"/>
    <w:rsid w:val="005F4EE8"/>
    <w:rsid w:val="005F542F"/>
    <w:rsid w:val="0060130E"/>
    <w:rsid w:val="00601E39"/>
    <w:rsid w:val="00601E48"/>
    <w:rsid w:val="00602C95"/>
    <w:rsid w:val="00603F6D"/>
    <w:rsid w:val="0060423E"/>
    <w:rsid w:val="006052A0"/>
    <w:rsid w:val="00605309"/>
    <w:rsid w:val="006075BD"/>
    <w:rsid w:val="00607F0F"/>
    <w:rsid w:val="00612970"/>
    <w:rsid w:val="00612E0D"/>
    <w:rsid w:val="006135BE"/>
    <w:rsid w:val="00613868"/>
    <w:rsid w:val="006157EE"/>
    <w:rsid w:val="00617695"/>
    <w:rsid w:val="00617946"/>
    <w:rsid w:val="006222C8"/>
    <w:rsid w:val="00622DE8"/>
    <w:rsid w:val="00624E54"/>
    <w:rsid w:val="00625A41"/>
    <w:rsid w:val="006312A8"/>
    <w:rsid w:val="006315A9"/>
    <w:rsid w:val="0063340A"/>
    <w:rsid w:val="006341E2"/>
    <w:rsid w:val="00634BC8"/>
    <w:rsid w:val="006361D2"/>
    <w:rsid w:val="0063629A"/>
    <w:rsid w:val="00640645"/>
    <w:rsid w:val="0064261D"/>
    <w:rsid w:val="006432DF"/>
    <w:rsid w:val="0064426F"/>
    <w:rsid w:val="00644D1C"/>
    <w:rsid w:val="00646F64"/>
    <w:rsid w:val="006475EB"/>
    <w:rsid w:val="00652C5B"/>
    <w:rsid w:val="00653991"/>
    <w:rsid w:val="00653C6B"/>
    <w:rsid w:val="006541B1"/>
    <w:rsid w:val="006546B5"/>
    <w:rsid w:val="0065479B"/>
    <w:rsid w:val="006553BD"/>
    <w:rsid w:val="006564F2"/>
    <w:rsid w:val="00664B3A"/>
    <w:rsid w:val="006656E2"/>
    <w:rsid w:val="00667030"/>
    <w:rsid w:val="00667069"/>
    <w:rsid w:val="0067050F"/>
    <w:rsid w:val="006707CA"/>
    <w:rsid w:val="006710B2"/>
    <w:rsid w:val="00672FB2"/>
    <w:rsid w:val="00673A08"/>
    <w:rsid w:val="00673C9D"/>
    <w:rsid w:val="00673FBB"/>
    <w:rsid w:val="006772C0"/>
    <w:rsid w:val="00677536"/>
    <w:rsid w:val="006778E7"/>
    <w:rsid w:val="0068059D"/>
    <w:rsid w:val="0068119C"/>
    <w:rsid w:val="00681C39"/>
    <w:rsid w:val="00682A0E"/>
    <w:rsid w:val="00685B6A"/>
    <w:rsid w:val="00685CBE"/>
    <w:rsid w:val="00686B0D"/>
    <w:rsid w:val="00687755"/>
    <w:rsid w:val="00687D3E"/>
    <w:rsid w:val="00690837"/>
    <w:rsid w:val="00690F1E"/>
    <w:rsid w:val="00692F14"/>
    <w:rsid w:val="00692FA9"/>
    <w:rsid w:val="0069421B"/>
    <w:rsid w:val="006949E4"/>
    <w:rsid w:val="0069612A"/>
    <w:rsid w:val="006A01E0"/>
    <w:rsid w:val="006A04AC"/>
    <w:rsid w:val="006A13B5"/>
    <w:rsid w:val="006A6C04"/>
    <w:rsid w:val="006B1ACB"/>
    <w:rsid w:val="006B1CD5"/>
    <w:rsid w:val="006B377C"/>
    <w:rsid w:val="006B40CA"/>
    <w:rsid w:val="006B4E22"/>
    <w:rsid w:val="006B67F2"/>
    <w:rsid w:val="006B6DA3"/>
    <w:rsid w:val="006C0650"/>
    <w:rsid w:val="006C223D"/>
    <w:rsid w:val="006C2BB9"/>
    <w:rsid w:val="006C2CF7"/>
    <w:rsid w:val="006C3196"/>
    <w:rsid w:val="006C6075"/>
    <w:rsid w:val="006C6CA4"/>
    <w:rsid w:val="006C6ECC"/>
    <w:rsid w:val="006C70CC"/>
    <w:rsid w:val="006C750B"/>
    <w:rsid w:val="006D049B"/>
    <w:rsid w:val="006D0C27"/>
    <w:rsid w:val="006D291B"/>
    <w:rsid w:val="006D32DC"/>
    <w:rsid w:val="006D58A7"/>
    <w:rsid w:val="006D7878"/>
    <w:rsid w:val="006E0D6C"/>
    <w:rsid w:val="006E115E"/>
    <w:rsid w:val="006E3865"/>
    <w:rsid w:val="006E3E15"/>
    <w:rsid w:val="006E671E"/>
    <w:rsid w:val="006E6C6F"/>
    <w:rsid w:val="006F0785"/>
    <w:rsid w:val="006F1939"/>
    <w:rsid w:val="006F445B"/>
    <w:rsid w:val="006F4BA2"/>
    <w:rsid w:val="006F5C81"/>
    <w:rsid w:val="0070159D"/>
    <w:rsid w:val="007048EC"/>
    <w:rsid w:val="007054A1"/>
    <w:rsid w:val="00705987"/>
    <w:rsid w:val="00705B35"/>
    <w:rsid w:val="00705F99"/>
    <w:rsid w:val="007261A5"/>
    <w:rsid w:val="0072653A"/>
    <w:rsid w:val="00726864"/>
    <w:rsid w:val="007304A9"/>
    <w:rsid w:val="00731111"/>
    <w:rsid w:val="0073232C"/>
    <w:rsid w:val="0073484F"/>
    <w:rsid w:val="00735562"/>
    <w:rsid w:val="007365A3"/>
    <w:rsid w:val="00736F30"/>
    <w:rsid w:val="007373FC"/>
    <w:rsid w:val="00741F59"/>
    <w:rsid w:val="00747726"/>
    <w:rsid w:val="007509CE"/>
    <w:rsid w:val="00750A7C"/>
    <w:rsid w:val="00751F32"/>
    <w:rsid w:val="00752741"/>
    <w:rsid w:val="00752CC2"/>
    <w:rsid w:val="007534EE"/>
    <w:rsid w:val="0075480B"/>
    <w:rsid w:val="0075519B"/>
    <w:rsid w:val="007553C2"/>
    <w:rsid w:val="00755DB0"/>
    <w:rsid w:val="00760F09"/>
    <w:rsid w:val="00762876"/>
    <w:rsid w:val="00763EA3"/>
    <w:rsid w:val="00766CF9"/>
    <w:rsid w:val="00767CD4"/>
    <w:rsid w:val="00767F20"/>
    <w:rsid w:val="007713B3"/>
    <w:rsid w:val="0077165E"/>
    <w:rsid w:val="0077352E"/>
    <w:rsid w:val="007749E6"/>
    <w:rsid w:val="00782366"/>
    <w:rsid w:val="00783FB1"/>
    <w:rsid w:val="0078452B"/>
    <w:rsid w:val="0078492B"/>
    <w:rsid w:val="00784B30"/>
    <w:rsid w:val="0078519A"/>
    <w:rsid w:val="00785C6C"/>
    <w:rsid w:val="007871B0"/>
    <w:rsid w:val="00790324"/>
    <w:rsid w:val="00790685"/>
    <w:rsid w:val="0079259C"/>
    <w:rsid w:val="00795C85"/>
    <w:rsid w:val="00797738"/>
    <w:rsid w:val="007A07B4"/>
    <w:rsid w:val="007A095E"/>
    <w:rsid w:val="007A1417"/>
    <w:rsid w:val="007A2296"/>
    <w:rsid w:val="007A3236"/>
    <w:rsid w:val="007A52E0"/>
    <w:rsid w:val="007B1278"/>
    <w:rsid w:val="007B5491"/>
    <w:rsid w:val="007B5E14"/>
    <w:rsid w:val="007C34D9"/>
    <w:rsid w:val="007C461D"/>
    <w:rsid w:val="007C517E"/>
    <w:rsid w:val="007C5208"/>
    <w:rsid w:val="007C6D5D"/>
    <w:rsid w:val="007C713D"/>
    <w:rsid w:val="007C7B41"/>
    <w:rsid w:val="007D1847"/>
    <w:rsid w:val="007D5825"/>
    <w:rsid w:val="007E1FBC"/>
    <w:rsid w:val="007E512C"/>
    <w:rsid w:val="007E536F"/>
    <w:rsid w:val="007E5EC3"/>
    <w:rsid w:val="007E692B"/>
    <w:rsid w:val="007E6D0A"/>
    <w:rsid w:val="007E6F17"/>
    <w:rsid w:val="007F2452"/>
    <w:rsid w:val="007F6EFB"/>
    <w:rsid w:val="00800B9E"/>
    <w:rsid w:val="00802621"/>
    <w:rsid w:val="00807242"/>
    <w:rsid w:val="008079C3"/>
    <w:rsid w:val="00810FBB"/>
    <w:rsid w:val="008119DA"/>
    <w:rsid w:val="00811C5F"/>
    <w:rsid w:val="00813B79"/>
    <w:rsid w:val="00816357"/>
    <w:rsid w:val="00816C77"/>
    <w:rsid w:val="0081713D"/>
    <w:rsid w:val="008178AE"/>
    <w:rsid w:val="0082010E"/>
    <w:rsid w:val="008203ED"/>
    <w:rsid w:val="008211DB"/>
    <w:rsid w:val="00822A84"/>
    <w:rsid w:val="008232B8"/>
    <w:rsid w:val="0082384B"/>
    <w:rsid w:val="00823F58"/>
    <w:rsid w:val="008247B2"/>
    <w:rsid w:val="00824ADB"/>
    <w:rsid w:val="008255F7"/>
    <w:rsid w:val="008272E0"/>
    <w:rsid w:val="0083001A"/>
    <w:rsid w:val="00832E9F"/>
    <w:rsid w:val="008361A2"/>
    <w:rsid w:val="00836CF6"/>
    <w:rsid w:val="00837437"/>
    <w:rsid w:val="00840AB9"/>
    <w:rsid w:val="00845597"/>
    <w:rsid w:val="008465BD"/>
    <w:rsid w:val="008471A4"/>
    <w:rsid w:val="008506A4"/>
    <w:rsid w:val="00851B04"/>
    <w:rsid w:val="00851BD0"/>
    <w:rsid w:val="0085265E"/>
    <w:rsid w:val="008553E1"/>
    <w:rsid w:val="008557A0"/>
    <w:rsid w:val="00856E96"/>
    <w:rsid w:val="008573F1"/>
    <w:rsid w:val="00861A9F"/>
    <w:rsid w:val="00863890"/>
    <w:rsid w:val="008645E8"/>
    <w:rsid w:val="0086466C"/>
    <w:rsid w:val="00865346"/>
    <w:rsid w:val="008668C0"/>
    <w:rsid w:val="008707B4"/>
    <w:rsid w:val="00871250"/>
    <w:rsid w:val="00871489"/>
    <w:rsid w:val="0087220A"/>
    <w:rsid w:val="00872517"/>
    <w:rsid w:val="0087397C"/>
    <w:rsid w:val="00881D16"/>
    <w:rsid w:val="00882C0A"/>
    <w:rsid w:val="0088427F"/>
    <w:rsid w:val="00886033"/>
    <w:rsid w:val="00886C8B"/>
    <w:rsid w:val="00887EEF"/>
    <w:rsid w:val="008A0DFF"/>
    <w:rsid w:val="008A2BA0"/>
    <w:rsid w:val="008A3EA9"/>
    <w:rsid w:val="008A6015"/>
    <w:rsid w:val="008A61F2"/>
    <w:rsid w:val="008B03C5"/>
    <w:rsid w:val="008B13AE"/>
    <w:rsid w:val="008B3954"/>
    <w:rsid w:val="008B3C35"/>
    <w:rsid w:val="008B3F25"/>
    <w:rsid w:val="008B601B"/>
    <w:rsid w:val="008C19C0"/>
    <w:rsid w:val="008C2455"/>
    <w:rsid w:val="008C4604"/>
    <w:rsid w:val="008C533B"/>
    <w:rsid w:val="008C6CD9"/>
    <w:rsid w:val="008C7F8C"/>
    <w:rsid w:val="008D0ED3"/>
    <w:rsid w:val="008D20A6"/>
    <w:rsid w:val="008D2DF8"/>
    <w:rsid w:val="008D5565"/>
    <w:rsid w:val="008D6FDD"/>
    <w:rsid w:val="008D7751"/>
    <w:rsid w:val="008E1A31"/>
    <w:rsid w:val="008E3EB7"/>
    <w:rsid w:val="008E73D9"/>
    <w:rsid w:val="008E7678"/>
    <w:rsid w:val="008F02D9"/>
    <w:rsid w:val="008F1476"/>
    <w:rsid w:val="008F1597"/>
    <w:rsid w:val="008F233F"/>
    <w:rsid w:val="008F332A"/>
    <w:rsid w:val="008F3E03"/>
    <w:rsid w:val="008F44D6"/>
    <w:rsid w:val="009011DB"/>
    <w:rsid w:val="009011FA"/>
    <w:rsid w:val="009023D1"/>
    <w:rsid w:val="009029E2"/>
    <w:rsid w:val="00903D79"/>
    <w:rsid w:val="0090405E"/>
    <w:rsid w:val="00904BD6"/>
    <w:rsid w:val="00905A6B"/>
    <w:rsid w:val="0090681E"/>
    <w:rsid w:val="0090702F"/>
    <w:rsid w:val="009072A6"/>
    <w:rsid w:val="00907B87"/>
    <w:rsid w:val="00911AA2"/>
    <w:rsid w:val="00912AF5"/>
    <w:rsid w:val="00915BE5"/>
    <w:rsid w:val="00915D1C"/>
    <w:rsid w:val="00916AC1"/>
    <w:rsid w:val="00917BD5"/>
    <w:rsid w:val="00917C6B"/>
    <w:rsid w:val="009205F2"/>
    <w:rsid w:val="009206E3"/>
    <w:rsid w:val="00922092"/>
    <w:rsid w:val="009229CF"/>
    <w:rsid w:val="00924599"/>
    <w:rsid w:val="00924A4E"/>
    <w:rsid w:val="00925007"/>
    <w:rsid w:val="00926808"/>
    <w:rsid w:val="00930872"/>
    <w:rsid w:val="00932B8D"/>
    <w:rsid w:val="0093615D"/>
    <w:rsid w:val="00943D39"/>
    <w:rsid w:val="00945415"/>
    <w:rsid w:val="00945999"/>
    <w:rsid w:val="0094715F"/>
    <w:rsid w:val="0094734C"/>
    <w:rsid w:val="00947472"/>
    <w:rsid w:val="0095017F"/>
    <w:rsid w:val="00950500"/>
    <w:rsid w:val="00950507"/>
    <w:rsid w:val="00950565"/>
    <w:rsid w:val="00950DEC"/>
    <w:rsid w:val="00954CC0"/>
    <w:rsid w:val="00954CF5"/>
    <w:rsid w:val="00955A56"/>
    <w:rsid w:val="009604A8"/>
    <w:rsid w:val="00962D69"/>
    <w:rsid w:val="00963A3F"/>
    <w:rsid w:val="009650E8"/>
    <w:rsid w:val="00965849"/>
    <w:rsid w:val="00965E25"/>
    <w:rsid w:val="00965F3B"/>
    <w:rsid w:val="0096639C"/>
    <w:rsid w:val="00967832"/>
    <w:rsid w:val="00972FD2"/>
    <w:rsid w:val="009730D9"/>
    <w:rsid w:val="009732B0"/>
    <w:rsid w:val="0097410B"/>
    <w:rsid w:val="009748D2"/>
    <w:rsid w:val="00974E2C"/>
    <w:rsid w:val="009774F5"/>
    <w:rsid w:val="009803B5"/>
    <w:rsid w:val="0098079F"/>
    <w:rsid w:val="00980903"/>
    <w:rsid w:val="00980E8B"/>
    <w:rsid w:val="00982EF2"/>
    <w:rsid w:val="00982F1A"/>
    <w:rsid w:val="009841BA"/>
    <w:rsid w:val="00984534"/>
    <w:rsid w:val="009855D7"/>
    <w:rsid w:val="00986C84"/>
    <w:rsid w:val="00994E07"/>
    <w:rsid w:val="00995D70"/>
    <w:rsid w:val="009966BD"/>
    <w:rsid w:val="00996F78"/>
    <w:rsid w:val="009A0191"/>
    <w:rsid w:val="009A2AE8"/>
    <w:rsid w:val="009A3C59"/>
    <w:rsid w:val="009A52B5"/>
    <w:rsid w:val="009A59FA"/>
    <w:rsid w:val="009A6229"/>
    <w:rsid w:val="009A7D56"/>
    <w:rsid w:val="009B0E61"/>
    <w:rsid w:val="009B2500"/>
    <w:rsid w:val="009B2F17"/>
    <w:rsid w:val="009B3E8D"/>
    <w:rsid w:val="009B4FF0"/>
    <w:rsid w:val="009B64BC"/>
    <w:rsid w:val="009B65D0"/>
    <w:rsid w:val="009B7048"/>
    <w:rsid w:val="009C0396"/>
    <w:rsid w:val="009C3448"/>
    <w:rsid w:val="009C3522"/>
    <w:rsid w:val="009C3BBC"/>
    <w:rsid w:val="009C3F70"/>
    <w:rsid w:val="009C465B"/>
    <w:rsid w:val="009D0D07"/>
    <w:rsid w:val="009D10A3"/>
    <w:rsid w:val="009D3995"/>
    <w:rsid w:val="009D4232"/>
    <w:rsid w:val="009E2316"/>
    <w:rsid w:val="009E27C0"/>
    <w:rsid w:val="009E31E5"/>
    <w:rsid w:val="009E44D3"/>
    <w:rsid w:val="009E4B5E"/>
    <w:rsid w:val="009E7FF2"/>
    <w:rsid w:val="009F13C8"/>
    <w:rsid w:val="009F35D8"/>
    <w:rsid w:val="009F460C"/>
    <w:rsid w:val="009F5E76"/>
    <w:rsid w:val="00A0375A"/>
    <w:rsid w:val="00A03E68"/>
    <w:rsid w:val="00A04011"/>
    <w:rsid w:val="00A043A9"/>
    <w:rsid w:val="00A0459A"/>
    <w:rsid w:val="00A04799"/>
    <w:rsid w:val="00A04CD2"/>
    <w:rsid w:val="00A0540A"/>
    <w:rsid w:val="00A058A2"/>
    <w:rsid w:val="00A05B82"/>
    <w:rsid w:val="00A06077"/>
    <w:rsid w:val="00A06979"/>
    <w:rsid w:val="00A073D1"/>
    <w:rsid w:val="00A101B9"/>
    <w:rsid w:val="00A115EF"/>
    <w:rsid w:val="00A13AB9"/>
    <w:rsid w:val="00A155C9"/>
    <w:rsid w:val="00A16032"/>
    <w:rsid w:val="00A16C38"/>
    <w:rsid w:val="00A20447"/>
    <w:rsid w:val="00A20995"/>
    <w:rsid w:val="00A21283"/>
    <w:rsid w:val="00A23D07"/>
    <w:rsid w:val="00A240FE"/>
    <w:rsid w:val="00A253AA"/>
    <w:rsid w:val="00A2701C"/>
    <w:rsid w:val="00A2798C"/>
    <w:rsid w:val="00A27E46"/>
    <w:rsid w:val="00A319B0"/>
    <w:rsid w:val="00A31ADC"/>
    <w:rsid w:val="00A32044"/>
    <w:rsid w:val="00A320EB"/>
    <w:rsid w:val="00A342C1"/>
    <w:rsid w:val="00A34914"/>
    <w:rsid w:val="00A34D79"/>
    <w:rsid w:val="00A35C3E"/>
    <w:rsid w:val="00A35ECE"/>
    <w:rsid w:val="00A421F2"/>
    <w:rsid w:val="00A4424B"/>
    <w:rsid w:val="00A44ABD"/>
    <w:rsid w:val="00A4677E"/>
    <w:rsid w:val="00A54011"/>
    <w:rsid w:val="00A56A0A"/>
    <w:rsid w:val="00A56C5B"/>
    <w:rsid w:val="00A6255D"/>
    <w:rsid w:val="00A64224"/>
    <w:rsid w:val="00A671AA"/>
    <w:rsid w:val="00A71398"/>
    <w:rsid w:val="00A73FB0"/>
    <w:rsid w:val="00A744AA"/>
    <w:rsid w:val="00A74B8B"/>
    <w:rsid w:val="00A752EA"/>
    <w:rsid w:val="00A8092C"/>
    <w:rsid w:val="00A83789"/>
    <w:rsid w:val="00A85887"/>
    <w:rsid w:val="00A85C84"/>
    <w:rsid w:val="00A85DCF"/>
    <w:rsid w:val="00A863F2"/>
    <w:rsid w:val="00A9311D"/>
    <w:rsid w:val="00A932EC"/>
    <w:rsid w:val="00A945D0"/>
    <w:rsid w:val="00A96E1E"/>
    <w:rsid w:val="00AA1D51"/>
    <w:rsid w:val="00AA1E22"/>
    <w:rsid w:val="00AA2316"/>
    <w:rsid w:val="00AA25B3"/>
    <w:rsid w:val="00AA28E3"/>
    <w:rsid w:val="00AA412F"/>
    <w:rsid w:val="00AA5014"/>
    <w:rsid w:val="00AA5D90"/>
    <w:rsid w:val="00AA6A18"/>
    <w:rsid w:val="00AA7A56"/>
    <w:rsid w:val="00AB19C5"/>
    <w:rsid w:val="00AB2540"/>
    <w:rsid w:val="00AB5717"/>
    <w:rsid w:val="00AB5AE3"/>
    <w:rsid w:val="00AB5B10"/>
    <w:rsid w:val="00AC057F"/>
    <w:rsid w:val="00AC09C7"/>
    <w:rsid w:val="00AC0C3D"/>
    <w:rsid w:val="00AC1076"/>
    <w:rsid w:val="00AC2069"/>
    <w:rsid w:val="00AC2887"/>
    <w:rsid w:val="00AC2F72"/>
    <w:rsid w:val="00AC364C"/>
    <w:rsid w:val="00AC3A1B"/>
    <w:rsid w:val="00AC4B29"/>
    <w:rsid w:val="00AC778C"/>
    <w:rsid w:val="00AD0BC0"/>
    <w:rsid w:val="00AD14F8"/>
    <w:rsid w:val="00AD234E"/>
    <w:rsid w:val="00AD2545"/>
    <w:rsid w:val="00AD3F39"/>
    <w:rsid w:val="00AD5BCE"/>
    <w:rsid w:val="00AD67B7"/>
    <w:rsid w:val="00AD73F3"/>
    <w:rsid w:val="00AD797E"/>
    <w:rsid w:val="00AD7CFB"/>
    <w:rsid w:val="00AD7F6E"/>
    <w:rsid w:val="00AE0805"/>
    <w:rsid w:val="00AE0E73"/>
    <w:rsid w:val="00AE514C"/>
    <w:rsid w:val="00AE6B91"/>
    <w:rsid w:val="00AE6F15"/>
    <w:rsid w:val="00AE7F97"/>
    <w:rsid w:val="00AF1E19"/>
    <w:rsid w:val="00AF336D"/>
    <w:rsid w:val="00AF4A59"/>
    <w:rsid w:val="00AF6017"/>
    <w:rsid w:val="00B037C7"/>
    <w:rsid w:val="00B054E8"/>
    <w:rsid w:val="00B06E68"/>
    <w:rsid w:val="00B071EA"/>
    <w:rsid w:val="00B11232"/>
    <w:rsid w:val="00B121C5"/>
    <w:rsid w:val="00B151F8"/>
    <w:rsid w:val="00B23703"/>
    <w:rsid w:val="00B2634A"/>
    <w:rsid w:val="00B2752F"/>
    <w:rsid w:val="00B3056A"/>
    <w:rsid w:val="00B32022"/>
    <w:rsid w:val="00B33C12"/>
    <w:rsid w:val="00B3405F"/>
    <w:rsid w:val="00B364A4"/>
    <w:rsid w:val="00B36EBC"/>
    <w:rsid w:val="00B40ACF"/>
    <w:rsid w:val="00B43C16"/>
    <w:rsid w:val="00B441C2"/>
    <w:rsid w:val="00B479DB"/>
    <w:rsid w:val="00B535CA"/>
    <w:rsid w:val="00B547A9"/>
    <w:rsid w:val="00B55549"/>
    <w:rsid w:val="00B602E6"/>
    <w:rsid w:val="00B60790"/>
    <w:rsid w:val="00B64556"/>
    <w:rsid w:val="00B64A37"/>
    <w:rsid w:val="00B67D4A"/>
    <w:rsid w:val="00B7168F"/>
    <w:rsid w:val="00B72502"/>
    <w:rsid w:val="00B74816"/>
    <w:rsid w:val="00B75559"/>
    <w:rsid w:val="00B75D27"/>
    <w:rsid w:val="00B80428"/>
    <w:rsid w:val="00B80DCF"/>
    <w:rsid w:val="00B81A94"/>
    <w:rsid w:val="00B821BC"/>
    <w:rsid w:val="00B83DFB"/>
    <w:rsid w:val="00B84792"/>
    <w:rsid w:val="00B862F0"/>
    <w:rsid w:val="00B86662"/>
    <w:rsid w:val="00B901C6"/>
    <w:rsid w:val="00B9057C"/>
    <w:rsid w:val="00B921A3"/>
    <w:rsid w:val="00B93414"/>
    <w:rsid w:val="00B949F9"/>
    <w:rsid w:val="00B96FB8"/>
    <w:rsid w:val="00B97FE3"/>
    <w:rsid w:val="00BA0332"/>
    <w:rsid w:val="00BA203B"/>
    <w:rsid w:val="00BA2F0D"/>
    <w:rsid w:val="00BA2F70"/>
    <w:rsid w:val="00BA35C2"/>
    <w:rsid w:val="00BA4E03"/>
    <w:rsid w:val="00BB19D6"/>
    <w:rsid w:val="00BB5DFA"/>
    <w:rsid w:val="00BC44A1"/>
    <w:rsid w:val="00BC5004"/>
    <w:rsid w:val="00BC5038"/>
    <w:rsid w:val="00BC57F0"/>
    <w:rsid w:val="00BC6A45"/>
    <w:rsid w:val="00BC7304"/>
    <w:rsid w:val="00BD1160"/>
    <w:rsid w:val="00BD1AB5"/>
    <w:rsid w:val="00BD4738"/>
    <w:rsid w:val="00BD60B6"/>
    <w:rsid w:val="00BD60E2"/>
    <w:rsid w:val="00BE1126"/>
    <w:rsid w:val="00BE2613"/>
    <w:rsid w:val="00BE53A0"/>
    <w:rsid w:val="00BE5FDB"/>
    <w:rsid w:val="00BE6C01"/>
    <w:rsid w:val="00BE7BA1"/>
    <w:rsid w:val="00BF179F"/>
    <w:rsid w:val="00BF6B03"/>
    <w:rsid w:val="00BF7270"/>
    <w:rsid w:val="00C00F10"/>
    <w:rsid w:val="00C022BD"/>
    <w:rsid w:val="00C036AE"/>
    <w:rsid w:val="00C04F01"/>
    <w:rsid w:val="00C058E5"/>
    <w:rsid w:val="00C06DF6"/>
    <w:rsid w:val="00C07091"/>
    <w:rsid w:val="00C12601"/>
    <w:rsid w:val="00C12F19"/>
    <w:rsid w:val="00C13767"/>
    <w:rsid w:val="00C14859"/>
    <w:rsid w:val="00C15045"/>
    <w:rsid w:val="00C15803"/>
    <w:rsid w:val="00C16233"/>
    <w:rsid w:val="00C17984"/>
    <w:rsid w:val="00C20B11"/>
    <w:rsid w:val="00C21C84"/>
    <w:rsid w:val="00C23C71"/>
    <w:rsid w:val="00C2416D"/>
    <w:rsid w:val="00C24E70"/>
    <w:rsid w:val="00C25F47"/>
    <w:rsid w:val="00C2603F"/>
    <w:rsid w:val="00C27155"/>
    <w:rsid w:val="00C27612"/>
    <w:rsid w:val="00C30F95"/>
    <w:rsid w:val="00C34499"/>
    <w:rsid w:val="00C406E0"/>
    <w:rsid w:val="00C42717"/>
    <w:rsid w:val="00C4449A"/>
    <w:rsid w:val="00C451BD"/>
    <w:rsid w:val="00C5198C"/>
    <w:rsid w:val="00C53B67"/>
    <w:rsid w:val="00C546F2"/>
    <w:rsid w:val="00C56D3C"/>
    <w:rsid w:val="00C60E3E"/>
    <w:rsid w:val="00C63307"/>
    <w:rsid w:val="00C66AB6"/>
    <w:rsid w:val="00C6751B"/>
    <w:rsid w:val="00C70E1C"/>
    <w:rsid w:val="00C72CB5"/>
    <w:rsid w:val="00C75C47"/>
    <w:rsid w:val="00C775B4"/>
    <w:rsid w:val="00C80AA2"/>
    <w:rsid w:val="00C8162E"/>
    <w:rsid w:val="00C85127"/>
    <w:rsid w:val="00C85494"/>
    <w:rsid w:val="00C854C2"/>
    <w:rsid w:val="00C917E9"/>
    <w:rsid w:val="00C92415"/>
    <w:rsid w:val="00C9341C"/>
    <w:rsid w:val="00C93ECF"/>
    <w:rsid w:val="00C945EC"/>
    <w:rsid w:val="00C95068"/>
    <w:rsid w:val="00C95C6E"/>
    <w:rsid w:val="00C96F88"/>
    <w:rsid w:val="00C97E24"/>
    <w:rsid w:val="00CA486A"/>
    <w:rsid w:val="00CA5170"/>
    <w:rsid w:val="00CA6477"/>
    <w:rsid w:val="00CA6EF2"/>
    <w:rsid w:val="00CB1605"/>
    <w:rsid w:val="00CB31D5"/>
    <w:rsid w:val="00CB3CBD"/>
    <w:rsid w:val="00CB5C5B"/>
    <w:rsid w:val="00CB6904"/>
    <w:rsid w:val="00CB7BDA"/>
    <w:rsid w:val="00CC0193"/>
    <w:rsid w:val="00CC059C"/>
    <w:rsid w:val="00CC271F"/>
    <w:rsid w:val="00CC3256"/>
    <w:rsid w:val="00CC4248"/>
    <w:rsid w:val="00CD14EA"/>
    <w:rsid w:val="00CD2F5C"/>
    <w:rsid w:val="00CD4368"/>
    <w:rsid w:val="00CD5A15"/>
    <w:rsid w:val="00CD5DDB"/>
    <w:rsid w:val="00CE0A44"/>
    <w:rsid w:val="00CE1AE0"/>
    <w:rsid w:val="00CE2353"/>
    <w:rsid w:val="00CE26CA"/>
    <w:rsid w:val="00CE3B9E"/>
    <w:rsid w:val="00CE418A"/>
    <w:rsid w:val="00CE6AA7"/>
    <w:rsid w:val="00CF0DC9"/>
    <w:rsid w:val="00CF2E43"/>
    <w:rsid w:val="00CF32D0"/>
    <w:rsid w:val="00CF7567"/>
    <w:rsid w:val="00D01E68"/>
    <w:rsid w:val="00D02AFB"/>
    <w:rsid w:val="00D05BE5"/>
    <w:rsid w:val="00D1007B"/>
    <w:rsid w:val="00D138E9"/>
    <w:rsid w:val="00D13EBE"/>
    <w:rsid w:val="00D15A5F"/>
    <w:rsid w:val="00D15F11"/>
    <w:rsid w:val="00D16471"/>
    <w:rsid w:val="00D17661"/>
    <w:rsid w:val="00D2507A"/>
    <w:rsid w:val="00D30695"/>
    <w:rsid w:val="00D32ABE"/>
    <w:rsid w:val="00D32C5E"/>
    <w:rsid w:val="00D343F5"/>
    <w:rsid w:val="00D3448E"/>
    <w:rsid w:val="00D37307"/>
    <w:rsid w:val="00D37CC6"/>
    <w:rsid w:val="00D418E0"/>
    <w:rsid w:val="00D44452"/>
    <w:rsid w:val="00D465FB"/>
    <w:rsid w:val="00D50B33"/>
    <w:rsid w:val="00D52A2D"/>
    <w:rsid w:val="00D53F0D"/>
    <w:rsid w:val="00D54F38"/>
    <w:rsid w:val="00D55100"/>
    <w:rsid w:val="00D55626"/>
    <w:rsid w:val="00D566CF"/>
    <w:rsid w:val="00D56FC9"/>
    <w:rsid w:val="00D57045"/>
    <w:rsid w:val="00D5717B"/>
    <w:rsid w:val="00D57978"/>
    <w:rsid w:val="00D609A2"/>
    <w:rsid w:val="00D60C32"/>
    <w:rsid w:val="00D62025"/>
    <w:rsid w:val="00D6286C"/>
    <w:rsid w:val="00D62A8D"/>
    <w:rsid w:val="00D6339E"/>
    <w:rsid w:val="00D64CF3"/>
    <w:rsid w:val="00D712C8"/>
    <w:rsid w:val="00D713BF"/>
    <w:rsid w:val="00D72C37"/>
    <w:rsid w:val="00D77B0C"/>
    <w:rsid w:val="00D80C4D"/>
    <w:rsid w:val="00D82BFE"/>
    <w:rsid w:val="00D85F57"/>
    <w:rsid w:val="00D913D9"/>
    <w:rsid w:val="00D922D1"/>
    <w:rsid w:val="00D9293D"/>
    <w:rsid w:val="00D92A65"/>
    <w:rsid w:val="00D937FD"/>
    <w:rsid w:val="00D9468D"/>
    <w:rsid w:val="00D94B23"/>
    <w:rsid w:val="00D9630E"/>
    <w:rsid w:val="00D9675D"/>
    <w:rsid w:val="00DA0BCD"/>
    <w:rsid w:val="00DA220F"/>
    <w:rsid w:val="00DA60F5"/>
    <w:rsid w:val="00DB03D0"/>
    <w:rsid w:val="00DB0B99"/>
    <w:rsid w:val="00DB4023"/>
    <w:rsid w:val="00DB536F"/>
    <w:rsid w:val="00DB5BEF"/>
    <w:rsid w:val="00DB63F1"/>
    <w:rsid w:val="00DB7421"/>
    <w:rsid w:val="00DB7AC5"/>
    <w:rsid w:val="00DC18DC"/>
    <w:rsid w:val="00DC195E"/>
    <w:rsid w:val="00DC20D4"/>
    <w:rsid w:val="00DC4F49"/>
    <w:rsid w:val="00DC5802"/>
    <w:rsid w:val="00DC639B"/>
    <w:rsid w:val="00DC679B"/>
    <w:rsid w:val="00DD05AE"/>
    <w:rsid w:val="00DD0EC5"/>
    <w:rsid w:val="00DD3934"/>
    <w:rsid w:val="00DD4157"/>
    <w:rsid w:val="00DD52AD"/>
    <w:rsid w:val="00DD52D6"/>
    <w:rsid w:val="00DD5838"/>
    <w:rsid w:val="00DD617E"/>
    <w:rsid w:val="00DD6197"/>
    <w:rsid w:val="00DD6F03"/>
    <w:rsid w:val="00DD6F40"/>
    <w:rsid w:val="00DE02BC"/>
    <w:rsid w:val="00DE275F"/>
    <w:rsid w:val="00DE418D"/>
    <w:rsid w:val="00DE6328"/>
    <w:rsid w:val="00DE77F7"/>
    <w:rsid w:val="00DF0AFE"/>
    <w:rsid w:val="00DF146B"/>
    <w:rsid w:val="00DF1A0E"/>
    <w:rsid w:val="00DF1B80"/>
    <w:rsid w:val="00DF2899"/>
    <w:rsid w:val="00DF2EEA"/>
    <w:rsid w:val="00DF3B86"/>
    <w:rsid w:val="00DF44B7"/>
    <w:rsid w:val="00DF767A"/>
    <w:rsid w:val="00E01673"/>
    <w:rsid w:val="00E01E99"/>
    <w:rsid w:val="00E02A81"/>
    <w:rsid w:val="00E033C1"/>
    <w:rsid w:val="00E0394E"/>
    <w:rsid w:val="00E03C99"/>
    <w:rsid w:val="00E045B2"/>
    <w:rsid w:val="00E046B8"/>
    <w:rsid w:val="00E13207"/>
    <w:rsid w:val="00E13213"/>
    <w:rsid w:val="00E158CC"/>
    <w:rsid w:val="00E15BF1"/>
    <w:rsid w:val="00E173CF"/>
    <w:rsid w:val="00E17D38"/>
    <w:rsid w:val="00E20754"/>
    <w:rsid w:val="00E22289"/>
    <w:rsid w:val="00E23CF4"/>
    <w:rsid w:val="00E246AB"/>
    <w:rsid w:val="00E247B5"/>
    <w:rsid w:val="00E25454"/>
    <w:rsid w:val="00E344A8"/>
    <w:rsid w:val="00E357BE"/>
    <w:rsid w:val="00E37C0F"/>
    <w:rsid w:val="00E434BC"/>
    <w:rsid w:val="00E43545"/>
    <w:rsid w:val="00E46EAD"/>
    <w:rsid w:val="00E514B2"/>
    <w:rsid w:val="00E5444A"/>
    <w:rsid w:val="00E54DDF"/>
    <w:rsid w:val="00E55081"/>
    <w:rsid w:val="00E556D4"/>
    <w:rsid w:val="00E61C18"/>
    <w:rsid w:val="00E62E5B"/>
    <w:rsid w:val="00E62F6E"/>
    <w:rsid w:val="00E64119"/>
    <w:rsid w:val="00E64A47"/>
    <w:rsid w:val="00E64CDA"/>
    <w:rsid w:val="00E652D0"/>
    <w:rsid w:val="00E65E8C"/>
    <w:rsid w:val="00E66597"/>
    <w:rsid w:val="00E6729E"/>
    <w:rsid w:val="00E70750"/>
    <w:rsid w:val="00E72021"/>
    <w:rsid w:val="00E72287"/>
    <w:rsid w:val="00E7581D"/>
    <w:rsid w:val="00E76322"/>
    <w:rsid w:val="00E77672"/>
    <w:rsid w:val="00E77CBC"/>
    <w:rsid w:val="00E81909"/>
    <w:rsid w:val="00E81A31"/>
    <w:rsid w:val="00E942A1"/>
    <w:rsid w:val="00E94E25"/>
    <w:rsid w:val="00EA09D7"/>
    <w:rsid w:val="00EA319C"/>
    <w:rsid w:val="00EA6F03"/>
    <w:rsid w:val="00EA75EC"/>
    <w:rsid w:val="00EB18E6"/>
    <w:rsid w:val="00EB257D"/>
    <w:rsid w:val="00EB2A3C"/>
    <w:rsid w:val="00EB2BEF"/>
    <w:rsid w:val="00EB3AC7"/>
    <w:rsid w:val="00EB3DC4"/>
    <w:rsid w:val="00EB3F6E"/>
    <w:rsid w:val="00EB5158"/>
    <w:rsid w:val="00EB53CE"/>
    <w:rsid w:val="00EB6D47"/>
    <w:rsid w:val="00EB6F30"/>
    <w:rsid w:val="00EC0E6C"/>
    <w:rsid w:val="00EC107C"/>
    <w:rsid w:val="00EC1207"/>
    <w:rsid w:val="00EC1706"/>
    <w:rsid w:val="00EC2F7E"/>
    <w:rsid w:val="00EC3451"/>
    <w:rsid w:val="00EC5A6C"/>
    <w:rsid w:val="00EC6675"/>
    <w:rsid w:val="00ED03A7"/>
    <w:rsid w:val="00ED1ABC"/>
    <w:rsid w:val="00ED3846"/>
    <w:rsid w:val="00ED3CC6"/>
    <w:rsid w:val="00ED5E9F"/>
    <w:rsid w:val="00ED740E"/>
    <w:rsid w:val="00EE107C"/>
    <w:rsid w:val="00EE1EAF"/>
    <w:rsid w:val="00EE3ACF"/>
    <w:rsid w:val="00EE46D5"/>
    <w:rsid w:val="00EE51E2"/>
    <w:rsid w:val="00EE530B"/>
    <w:rsid w:val="00EE5615"/>
    <w:rsid w:val="00EE6362"/>
    <w:rsid w:val="00EE6549"/>
    <w:rsid w:val="00EE66C7"/>
    <w:rsid w:val="00EF13EE"/>
    <w:rsid w:val="00EF3594"/>
    <w:rsid w:val="00EF3726"/>
    <w:rsid w:val="00EF4556"/>
    <w:rsid w:val="00EF5BB3"/>
    <w:rsid w:val="00EF5BCD"/>
    <w:rsid w:val="00EF76CB"/>
    <w:rsid w:val="00F01219"/>
    <w:rsid w:val="00F01E4D"/>
    <w:rsid w:val="00F01F4C"/>
    <w:rsid w:val="00F02265"/>
    <w:rsid w:val="00F033DB"/>
    <w:rsid w:val="00F04C7D"/>
    <w:rsid w:val="00F0537E"/>
    <w:rsid w:val="00F07817"/>
    <w:rsid w:val="00F10771"/>
    <w:rsid w:val="00F11071"/>
    <w:rsid w:val="00F1263C"/>
    <w:rsid w:val="00F132F2"/>
    <w:rsid w:val="00F13715"/>
    <w:rsid w:val="00F13A00"/>
    <w:rsid w:val="00F14ADC"/>
    <w:rsid w:val="00F15157"/>
    <w:rsid w:val="00F219CB"/>
    <w:rsid w:val="00F2448C"/>
    <w:rsid w:val="00F24BAB"/>
    <w:rsid w:val="00F252E7"/>
    <w:rsid w:val="00F30B44"/>
    <w:rsid w:val="00F30C2E"/>
    <w:rsid w:val="00F30D89"/>
    <w:rsid w:val="00F31380"/>
    <w:rsid w:val="00F3480A"/>
    <w:rsid w:val="00F36607"/>
    <w:rsid w:val="00F37396"/>
    <w:rsid w:val="00F40AF5"/>
    <w:rsid w:val="00F425BF"/>
    <w:rsid w:val="00F43994"/>
    <w:rsid w:val="00F43D81"/>
    <w:rsid w:val="00F4516B"/>
    <w:rsid w:val="00F4567A"/>
    <w:rsid w:val="00F50520"/>
    <w:rsid w:val="00F528D5"/>
    <w:rsid w:val="00F535AC"/>
    <w:rsid w:val="00F54042"/>
    <w:rsid w:val="00F542A6"/>
    <w:rsid w:val="00F54DE1"/>
    <w:rsid w:val="00F55158"/>
    <w:rsid w:val="00F5696C"/>
    <w:rsid w:val="00F579AE"/>
    <w:rsid w:val="00F62276"/>
    <w:rsid w:val="00F62B91"/>
    <w:rsid w:val="00F63988"/>
    <w:rsid w:val="00F64509"/>
    <w:rsid w:val="00F700FC"/>
    <w:rsid w:val="00F7026E"/>
    <w:rsid w:val="00F70499"/>
    <w:rsid w:val="00F7216F"/>
    <w:rsid w:val="00F72E94"/>
    <w:rsid w:val="00F7359E"/>
    <w:rsid w:val="00F74CDD"/>
    <w:rsid w:val="00F74F7A"/>
    <w:rsid w:val="00F769C9"/>
    <w:rsid w:val="00F81FBC"/>
    <w:rsid w:val="00F83BBC"/>
    <w:rsid w:val="00F84673"/>
    <w:rsid w:val="00F874EE"/>
    <w:rsid w:val="00F87F66"/>
    <w:rsid w:val="00F90EB4"/>
    <w:rsid w:val="00F91797"/>
    <w:rsid w:val="00F94F31"/>
    <w:rsid w:val="00F95B20"/>
    <w:rsid w:val="00F9670D"/>
    <w:rsid w:val="00FA142B"/>
    <w:rsid w:val="00FA5E74"/>
    <w:rsid w:val="00FA6774"/>
    <w:rsid w:val="00FA7E88"/>
    <w:rsid w:val="00FB0111"/>
    <w:rsid w:val="00FB1F9A"/>
    <w:rsid w:val="00FB1FCC"/>
    <w:rsid w:val="00FB32D0"/>
    <w:rsid w:val="00FB460E"/>
    <w:rsid w:val="00FB7267"/>
    <w:rsid w:val="00FC006E"/>
    <w:rsid w:val="00FC012D"/>
    <w:rsid w:val="00FC2185"/>
    <w:rsid w:val="00FC2AD0"/>
    <w:rsid w:val="00FC2C4C"/>
    <w:rsid w:val="00FC2C59"/>
    <w:rsid w:val="00FC4193"/>
    <w:rsid w:val="00FC41AC"/>
    <w:rsid w:val="00FC7D30"/>
    <w:rsid w:val="00FD003F"/>
    <w:rsid w:val="00FD2DE3"/>
    <w:rsid w:val="00FD396F"/>
    <w:rsid w:val="00FD5106"/>
    <w:rsid w:val="00FD67B4"/>
    <w:rsid w:val="00FE0914"/>
    <w:rsid w:val="00FE273B"/>
    <w:rsid w:val="00FE7A7B"/>
    <w:rsid w:val="00FE7B82"/>
    <w:rsid w:val="00FF2834"/>
    <w:rsid w:val="00FF5437"/>
    <w:rsid w:val="00FF6542"/>
    <w:rsid w:val="00FF7192"/>
    <w:rsid w:val="00FF7351"/>
    <w:rsid w:val="00FF772F"/>
    <w:rsid w:val="00FF7ACC"/>
    <w:rsid w:val="115E8A38"/>
    <w:rsid w:val="1AE4AC1F"/>
    <w:rsid w:val="248B06E3"/>
    <w:rsid w:val="48B42113"/>
    <w:rsid w:val="54CC6714"/>
    <w:rsid w:val="65300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6FCE5"/>
  <w15:docId w15:val="{9BA2952D-A2B8-4A51-B675-8FB2BB4FC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F20"/>
  </w:style>
  <w:style w:type="paragraph" w:styleId="Heading1">
    <w:name w:val="heading 1"/>
    <w:basedOn w:val="Normal"/>
    <w:next w:val="Normal"/>
    <w:link w:val="Heading1Char"/>
    <w:uiPriority w:val="9"/>
    <w:qFormat/>
    <w:rsid w:val="00FF654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Text">
    <w:name w:val="Base_Text"/>
    <w:rsid w:val="009A3899"/>
    <w:pPr>
      <w:spacing w:before="120"/>
    </w:pPr>
    <w:rPr>
      <w:rFonts w:eastAsia="Times New Roman"/>
      <w:sz w:val="24"/>
      <w:szCs w:val="24"/>
    </w:rPr>
  </w:style>
  <w:style w:type="paragraph" w:customStyle="1" w:styleId="1stparatext">
    <w:name w:val="1st para text"/>
    <w:basedOn w:val="BaseText"/>
    <w:rsid w:val="009A3899"/>
  </w:style>
  <w:style w:type="paragraph" w:customStyle="1" w:styleId="BaseHeading">
    <w:name w:val="Base_Heading"/>
    <w:rsid w:val="009A3899"/>
    <w:pPr>
      <w:keepNext/>
      <w:spacing w:before="240"/>
      <w:outlineLvl w:val="0"/>
    </w:pPr>
    <w:rPr>
      <w:rFonts w:eastAsia="Times New Roman"/>
      <w:kern w:val="28"/>
      <w:sz w:val="28"/>
      <w:szCs w:val="28"/>
    </w:rPr>
  </w:style>
  <w:style w:type="paragraph" w:customStyle="1" w:styleId="AbstractHead">
    <w:name w:val="Abstract Head"/>
    <w:basedOn w:val="BaseHeading"/>
    <w:rsid w:val="009A3899"/>
  </w:style>
  <w:style w:type="paragraph" w:customStyle="1" w:styleId="AbstractSummary">
    <w:name w:val="Abstract/Summary"/>
    <w:basedOn w:val="BaseText"/>
    <w:rsid w:val="009A3899"/>
  </w:style>
  <w:style w:type="paragraph" w:customStyle="1" w:styleId="Referencesandnotes">
    <w:name w:val="References and notes"/>
    <w:basedOn w:val="BaseText"/>
    <w:rsid w:val="009A3899"/>
    <w:pPr>
      <w:ind w:left="720" w:hanging="720"/>
    </w:pPr>
  </w:style>
  <w:style w:type="paragraph" w:customStyle="1" w:styleId="Acknowledgement">
    <w:name w:val="Acknowledgement"/>
    <w:basedOn w:val="Referencesandnotes"/>
    <w:rsid w:val="009A3899"/>
  </w:style>
  <w:style w:type="paragraph" w:customStyle="1" w:styleId="Subhead">
    <w:name w:val="Subhead"/>
    <w:basedOn w:val="BaseHeading"/>
    <w:rsid w:val="009A3899"/>
    <w:rPr>
      <w:b/>
      <w:bCs/>
      <w:sz w:val="24"/>
      <w:szCs w:val="24"/>
    </w:rPr>
  </w:style>
  <w:style w:type="paragraph" w:customStyle="1" w:styleId="AppendixHead">
    <w:name w:val="AppendixHead"/>
    <w:basedOn w:val="Subhead"/>
    <w:rsid w:val="009A3899"/>
  </w:style>
  <w:style w:type="paragraph" w:customStyle="1" w:styleId="AppendixSubhead">
    <w:name w:val="AppendixSubhead"/>
    <w:basedOn w:val="Subhead"/>
    <w:rsid w:val="009A3899"/>
  </w:style>
  <w:style w:type="paragraph" w:customStyle="1" w:styleId="Articletype">
    <w:name w:val="Article type"/>
    <w:basedOn w:val="BaseText"/>
    <w:rsid w:val="009A3899"/>
  </w:style>
  <w:style w:type="character" w:customStyle="1" w:styleId="aubase">
    <w:name w:val="au_base"/>
    <w:rsid w:val="009A3899"/>
    <w:rPr>
      <w:sz w:val="24"/>
    </w:rPr>
  </w:style>
  <w:style w:type="character" w:customStyle="1" w:styleId="aucollab">
    <w:name w:val="au_collab"/>
    <w:rsid w:val="009A3899"/>
    <w:rPr>
      <w:sz w:val="24"/>
      <w:bdr w:val="none" w:sz="0" w:space="0" w:color="auto"/>
      <w:shd w:val="clear" w:color="auto" w:fill="C0C0C0"/>
    </w:rPr>
  </w:style>
  <w:style w:type="character" w:customStyle="1" w:styleId="audeg">
    <w:name w:val="au_deg"/>
    <w:rsid w:val="009A3899"/>
    <w:rPr>
      <w:sz w:val="24"/>
      <w:bdr w:val="none" w:sz="0" w:space="0" w:color="auto"/>
      <w:shd w:val="clear" w:color="auto" w:fill="FFFF00"/>
    </w:rPr>
  </w:style>
  <w:style w:type="character" w:customStyle="1" w:styleId="aufname">
    <w:name w:val="au_fname"/>
    <w:rsid w:val="009A3899"/>
    <w:rPr>
      <w:sz w:val="24"/>
      <w:bdr w:val="none" w:sz="0" w:space="0" w:color="auto"/>
      <w:shd w:val="clear" w:color="auto" w:fill="00FFFF"/>
    </w:rPr>
  </w:style>
  <w:style w:type="character" w:customStyle="1" w:styleId="aurole">
    <w:name w:val="au_role"/>
    <w:rsid w:val="009A3899"/>
    <w:rPr>
      <w:sz w:val="24"/>
      <w:bdr w:val="none" w:sz="0" w:space="0" w:color="auto"/>
      <w:shd w:val="clear" w:color="auto" w:fill="808000"/>
    </w:rPr>
  </w:style>
  <w:style w:type="character" w:customStyle="1" w:styleId="ausuffix">
    <w:name w:val="au_suffix"/>
    <w:rsid w:val="009A3899"/>
    <w:rPr>
      <w:sz w:val="24"/>
      <w:bdr w:val="none" w:sz="0" w:space="0" w:color="auto"/>
      <w:shd w:val="clear" w:color="auto" w:fill="FF00FF"/>
    </w:rPr>
  </w:style>
  <w:style w:type="character" w:customStyle="1" w:styleId="ausurname">
    <w:name w:val="au_surname"/>
    <w:rsid w:val="009A3899"/>
    <w:rPr>
      <w:sz w:val="24"/>
      <w:bdr w:val="none" w:sz="0" w:space="0" w:color="auto"/>
      <w:shd w:val="clear" w:color="auto" w:fill="00FF00"/>
    </w:rPr>
  </w:style>
  <w:style w:type="paragraph" w:customStyle="1" w:styleId="AuthorAttribute">
    <w:name w:val="Author Attribute"/>
    <w:basedOn w:val="BaseText"/>
    <w:rsid w:val="009A3899"/>
    <w:pPr>
      <w:spacing w:before="480"/>
    </w:pPr>
  </w:style>
  <w:style w:type="paragraph" w:customStyle="1" w:styleId="Footnote">
    <w:name w:val="Footnote"/>
    <w:basedOn w:val="BaseText"/>
    <w:rsid w:val="009A3899"/>
  </w:style>
  <w:style w:type="paragraph" w:customStyle="1" w:styleId="AuthorFootnote">
    <w:name w:val="AuthorFootnote"/>
    <w:basedOn w:val="Footnote"/>
    <w:rsid w:val="009A3899"/>
    <w:pPr>
      <w:autoSpaceDE w:val="0"/>
      <w:autoSpaceDN w:val="0"/>
      <w:adjustRightInd w:val="0"/>
    </w:pPr>
    <w:rPr>
      <w:lang w:bidi="he-IL"/>
    </w:rPr>
  </w:style>
  <w:style w:type="paragraph" w:customStyle="1" w:styleId="Authors">
    <w:name w:val="Authors"/>
    <w:basedOn w:val="BaseText"/>
    <w:rsid w:val="009A3899"/>
    <w:pPr>
      <w:spacing w:after="360"/>
      <w:jc w:val="center"/>
    </w:pPr>
  </w:style>
  <w:style w:type="paragraph" w:styleId="BalloonText">
    <w:name w:val="Balloon Text"/>
    <w:basedOn w:val="Normal"/>
    <w:link w:val="BalloonTextChar"/>
    <w:semiHidden/>
    <w:rsid w:val="009A3899"/>
    <w:rPr>
      <w:rFonts w:ascii="Lucida Grande" w:eastAsia="Times New Roman" w:hAnsi="Lucida Grande"/>
      <w:sz w:val="18"/>
      <w:szCs w:val="18"/>
    </w:rPr>
  </w:style>
  <w:style w:type="character" w:customStyle="1" w:styleId="BalloonTextChar">
    <w:name w:val="Balloon Text Char"/>
    <w:link w:val="BalloonText"/>
    <w:semiHidden/>
    <w:rsid w:val="009A3899"/>
    <w:rPr>
      <w:rFonts w:ascii="Lucida Grande" w:eastAsia="Times New Roman" w:hAnsi="Lucida Grande"/>
      <w:sz w:val="18"/>
      <w:szCs w:val="18"/>
    </w:rPr>
  </w:style>
  <w:style w:type="character" w:customStyle="1" w:styleId="bibarticle">
    <w:name w:val="bib_article"/>
    <w:rsid w:val="009A3899"/>
    <w:rPr>
      <w:sz w:val="24"/>
      <w:bdr w:val="none" w:sz="0" w:space="0" w:color="auto"/>
      <w:shd w:val="clear" w:color="auto" w:fill="00FFFF"/>
    </w:rPr>
  </w:style>
  <w:style w:type="character" w:customStyle="1" w:styleId="bibbase">
    <w:name w:val="bib_base"/>
    <w:rsid w:val="009A3899"/>
    <w:rPr>
      <w:sz w:val="24"/>
    </w:rPr>
  </w:style>
  <w:style w:type="character" w:customStyle="1" w:styleId="bibcomment">
    <w:name w:val="bib_comment"/>
    <w:rsid w:val="009A3899"/>
    <w:rPr>
      <w:sz w:val="24"/>
    </w:rPr>
  </w:style>
  <w:style w:type="character" w:customStyle="1" w:styleId="bibdeg">
    <w:name w:val="bib_deg"/>
    <w:rsid w:val="009A3899"/>
    <w:rPr>
      <w:sz w:val="24"/>
    </w:rPr>
  </w:style>
  <w:style w:type="character" w:customStyle="1" w:styleId="bibdoi">
    <w:name w:val="bib_doi"/>
    <w:rsid w:val="009A3899"/>
    <w:rPr>
      <w:sz w:val="24"/>
      <w:bdr w:val="none" w:sz="0" w:space="0" w:color="auto"/>
      <w:shd w:val="clear" w:color="auto" w:fill="00FF00"/>
    </w:rPr>
  </w:style>
  <w:style w:type="character" w:customStyle="1" w:styleId="bibetal">
    <w:name w:val="bib_etal"/>
    <w:rsid w:val="009A3899"/>
    <w:rPr>
      <w:sz w:val="24"/>
      <w:bdr w:val="none" w:sz="0" w:space="0" w:color="auto"/>
      <w:shd w:val="clear" w:color="auto" w:fill="008080"/>
    </w:rPr>
  </w:style>
  <w:style w:type="character" w:customStyle="1" w:styleId="bibfname">
    <w:name w:val="bib_fname"/>
    <w:rsid w:val="009A3899"/>
    <w:rPr>
      <w:sz w:val="24"/>
      <w:bdr w:val="none" w:sz="0" w:space="0" w:color="auto"/>
      <w:shd w:val="clear" w:color="auto" w:fill="FFFF00"/>
    </w:rPr>
  </w:style>
  <w:style w:type="character" w:customStyle="1" w:styleId="bibfpage">
    <w:name w:val="bib_fpage"/>
    <w:rsid w:val="009A3899"/>
    <w:rPr>
      <w:sz w:val="24"/>
      <w:bdr w:val="none" w:sz="0" w:space="0" w:color="auto"/>
      <w:shd w:val="clear" w:color="auto" w:fill="808080"/>
    </w:rPr>
  </w:style>
  <w:style w:type="character" w:customStyle="1" w:styleId="bibissue">
    <w:name w:val="bib_issue"/>
    <w:rsid w:val="009A3899"/>
    <w:rPr>
      <w:sz w:val="24"/>
      <w:bdr w:val="none" w:sz="0" w:space="0" w:color="auto"/>
      <w:shd w:val="clear" w:color="auto" w:fill="FFFF00"/>
    </w:rPr>
  </w:style>
  <w:style w:type="character" w:customStyle="1" w:styleId="bibjournal">
    <w:name w:val="bib_journal"/>
    <w:rsid w:val="009A3899"/>
    <w:rPr>
      <w:sz w:val="24"/>
      <w:bdr w:val="none" w:sz="0" w:space="0" w:color="auto"/>
      <w:shd w:val="clear" w:color="auto" w:fill="808000"/>
    </w:rPr>
  </w:style>
  <w:style w:type="character" w:customStyle="1" w:styleId="biblpage">
    <w:name w:val="bib_lpage"/>
    <w:rsid w:val="009A3899"/>
    <w:rPr>
      <w:sz w:val="24"/>
      <w:bdr w:val="none" w:sz="0" w:space="0" w:color="auto"/>
      <w:shd w:val="clear" w:color="auto" w:fill="808080"/>
    </w:rPr>
  </w:style>
  <w:style w:type="character" w:customStyle="1" w:styleId="bibmedline">
    <w:name w:val="bib_medline"/>
    <w:rsid w:val="009A3899"/>
    <w:rPr>
      <w:sz w:val="24"/>
    </w:rPr>
  </w:style>
  <w:style w:type="character" w:customStyle="1" w:styleId="bibnumber">
    <w:name w:val="bib_number"/>
    <w:rsid w:val="009A3899"/>
    <w:rPr>
      <w:sz w:val="24"/>
    </w:rPr>
  </w:style>
  <w:style w:type="character" w:customStyle="1" w:styleId="biborganization">
    <w:name w:val="bib_organization"/>
    <w:rsid w:val="009A3899"/>
    <w:rPr>
      <w:sz w:val="24"/>
      <w:bdr w:val="none" w:sz="0" w:space="0" w:color="auto"/>
      <w:shd w:val="clear" w:color="auto" w:fill="808000"/>
    </w:rPr>
  </w:style>
  <w:style w:type="character" w:customStyle="1" w:styleId="bibsuffix">
    <w:name w:val="bib_suffix"/>
    <w:rsid w:val="009A3899"/>
    <w:rPr>
      <w:sz w:val="24"/>
    </w:rPr>
  </w:style>
  <w:style w:type="character" w:customStyle="1" w:styleId="bibsuppl">
    <w:name w:val="bib_suppl"/>
    <w:rsid w:val="009A3899"/>
    <w:rPr>
      <w:sz w:val="24"/>
      <w:bdr w:val="none" w:sz="0" w:space="0" w:color="auto"/>
      <w:shd w:val="clear" w:color="auto" w:fill="FFFF00"/>
    </w:rPr>
  </w:style>
  <w:style w:type="character" w:customStyle="1" w:styleId="bibsurname">
    <w:name w:val="bib_surname"/>
    <w:rsid w:val="009A3899"/>
    <w:rPr>
      <w:sz w:val="24"/>
      <w:bdr w:val="none" w:sz="0" w:space="0" w:color="auto"/>
      <w:shd w:val="clear" w:color="auto" w:fill="FFFF00"/>
    </w:rPr>
  </w:style>
  <w:style w:type="character" w:customStyle="1" w:styleId="bibunpubl">
    <w:name w:val="bib_unpubl"/>
    <w:rsid w:val="009A3899"/>
    <w:rPr>
      <w:sz w:val="24"/>
    </w:rPr>
  </w:style>
  <w:style w:type="character" w:customStyle="1" w:styleId="biburl">
    <w:name w:val="bib_url"/>
    <w:rsid w:val="009A3899"/>
    <w:rPr>
      <w:sz w:val="24"/>
      <w:bdr w:val="none" w:sz="0" w:space="0" w:color="auto"/>
      <w:shd w:val="clear" w:color="auto" w:fill="00FF00"/>
    </w:rPr>
  </w:style>
  <w:style w:type="character" w:customStyle="1" w:styleId="bibvolume">
    <w:name w:val="bib_volume"/>
    <w:rsid w:val="009A3899"/>
    <w:rPr>
      <w:sz w:val="24"/>
      <w:bdr w:val="none" w:sz="0" w:space="0" w:color="auto"/>
      <w:shd w:val="clear" w:color="auto" w:fill="00FF00"/>
    </w:rPr>
  </w:style>
  <w:style w:type="character" w:customStyle="1" w:styleId="bibyear">
    <w:name w:val="bib_year"/>
    <w:rsid w:val="009A3899"/>
    <w:rPr>
      <w:sz w:val="24"/>
      <w:bdr w:val="none" w:sz="0" w:space="0" w:color="auto"/>
      <w:shd w:val="clear" w:color="auto" w:fill="FF00FF"/>
    </w:rPr>
  </w:style>
  <w:style w:type="paragraph" w:customStyle="1" w:styleId="BookorMeetingInformation">
    <w:name w:val="Book or Meeting Information"/>
    <w:basedOn w:val="BaseText"/>
    <w:rsid w:val="009A3899"/>
  </w:style>
  <w:style w:type="paragraph" w:customStyle="1" w:styleId="BookInformation">
    <w:name w:val="BookInformation"/>
    <w:basedOn w:val="BaseText"/>
    <w:rsid w:val="009A3899"/>
  </w:style>
  <w:style w:type="paragraph" w:customStyle="1" w:styleId="Level2Head">
    <w:name w:val="Level 2 Head"/>
    <w:basedOn w:val="BaseHeading"/>
    <w:rsid w:val="009A3899"/>
    <w:pPr>
      <w:outlineLvl w:val="1"/>
    </w:pPr>
    <w:rPr>
      <w:i/>
      <w:iCs/>
      <w:sz w:val="24"/>
      <w:szCs w:val="24"/>
    </w:rPr>
  </w:style>
  <w:style w:type="paragraph" w:customStyle="1" w:styleId="BoxLevel2Head">
    <w:name w:val="BoxLevel 2 Head"/>
    <w:basedOn w:val="Level2Head"/>
    <w:rsid w:val="009A3899"/>
    <w:pPr>
      <w:shd w:val="clear" w:color="auto" w:fill="E6E6E6"/>
    </w:pPr>
  </w:style>
  <w:style w:type="paragraph" w:customStyle="1" w:styleId="BoxListUnnumbered">
    <w:name w:val="BoxListUnnumbered"/>
    <w:basedOn w:val="BaseText"/>
    <w:rsid w:val="009A3899"/>
    <w:pPr>
      <w:shd w:val="clear" w:color="auto" w:fill="E6E6E6"/>
      <w:ind w:left="1080" w:hanging="360"/>
    </w:pPr>
  </w:style>
  <w:style w:type="paragraph" w:customStyle="1" w:styleId="BoxList">
    <w:name w:val="BoxList"/>
    <w:basedOn w:val="BoxListUnnumbered"/>
    <w:rsid w:val="009A3899"/>
  </w:style>
  <w:style w:type="paragraph" w:customStyle="1" w:styleId="BoxSubhead">
    <w:name w:val="BoxSubhead"/>
    <w:basedOn w:val="Subhead"/>
    <w:rsid w:val="009A3899"/>
    <w:pPr>
      <w:shd w:val="clear" w:color="auto" w:fill="E6E6E6"/>
    </w:pPr>
  </w:style>
  <w:style w:type="paragraph" w:customStyle="1" w:styleId="Paragraph">
    <w:name w:val="Paragraph"/>
    <w:basedOn w:val="BaseText"/>
    <w:rsid w:val="009A3899"/>
    <w:pPr>
      <w:ind w:firstLine="720"/>
    </w:pPr>
  </w:style>
  <w:style w:type="paragraph" w:customStyle="1" w:styleId="BoxText">
    <w:name w:val="BoxText"/>
    <w:basedOn w:val="Paragraph"/>
    <w:rsid w:val="009A3899"/>
    <w:pPr>
      <w:shd w:val="clear" w:color="auto" w:fill="E6E6E6"/>
    </w:pPr>
  </w:style>
  <w:style w:type="paragraph" w:customStyle="1" w:styleId="BoxTitle">
    <w:name w:val="BoxTitle"/>
    <w:basedOn w:val="BaseHeading"/>
    <w:rsid w:val="009A3899"/>
    <w:pPr>
      <w:shd w:val="clear" w:color="auto" w:fill="E6E6E6"/>
    </w:pPr>
    <w:rPr>
      <w:b/>
      <w:sz w:val="24"/>
      <w:szCs w:val="24"/>
    </w:rPr>
  </w:style>
  <w:style w:type="paragraph" w:customStyle="1" w:styleId="BulletedText">
    <w:name w:val="Bulleted Text"/>
    <w:basedOn w:val="BaseText"/>
    <w:rsid w:val="009A3899"/>
    <w:pPr>
      <w:ind w:left="720" w:hanging="720"/>
    </w:pPr>
  </w:style>
  <w:style w:type="paragraph" w:customStyle="1" w:styleId="career-magazine">
    <w:name w:val="career-magazine"/>
    <w:basedOn w:val="BaseText"/>
    <w:rsid w:val="009A3899"/>
    <w:pPr>
      <w:jc w:val="right"/>
    </w:pPr>
    <w:rPr>
      <w:color w:val="FF0000"/>
    </w:rPr>
  </w:style>
  <w:style w:type="paragraph" w:customStyle="1" w:styleId="career-stage">
    <w:name w:val="career-stage"/>
    <w:basedOn w:val="BaseText"/>
    <w:rsid w:val="009A3899"/>
    <w:pPr>
      <w:jc w:val="right"/>
    </w:pPr>
    <w:rPr>
      <w:color w:val="339966"/>
    </w:rPr>
  </w:style>
  <w:style w:type="character" w:customStyle="1" w:styleId="citebase">
    <w:name w:val="cite_base"/>
    <w:rsid w:val="009A3899"/>
    <w:rPr>
      <w:sz w:val="24"/>
    </w:rPr>
  </w:style>
  <w:style w:type="character" w:customStyle="1" w:styleId="citebib">
    <w:name w:val="cite_bib"/>
    <w:rsid w:val="009A3899"/>
    <w:rPr>
      <w:sz w:val="24"/>
      <w:bdr w:val="none" w:sz="0" w:space="0" w:color="auto"/>
      <w:shd w:val="clear" w:color="auto" w:fill="00FFFF"/>
    </w:rPr>
  </w:style>
  <w:style w:type="character" w:customStyle="1" w:styleId="citebox">
    <w:name w:val="cite_box"/>
    <w:rsid w:val="009A3899"/>
    <w:rPr>
      <w:sz w:val="24"/>
    </w:rPr>
  </w:style>
  <w:style w:type="character" w:customStyle="1" w:styleId="citeen">
    <w:name w:val="cite_en"/>
    <w:rsid w:val="009A3899"/>
    <w:rPr>
      <w:sz w:val="24"/>
      <w:shd w:val="clear" w:color="auto" w:fill="FFFF00"/>
      <w:vertAlign w:val="superscript"/>
    </w:rPr>
  </w:style>
  <w:style w:type="character" w:customStyle="1" w:styleId="citeeq">
    <w:name w:val="cite_eq"/>
    <w:rsid w:val="009A3899"/>
    <w:rPr>
      <w:sz w:val="24"/>
      <w:bdr w:val="none" w:sz="0" w:space="0" w:color="auto"/>
      <w:shd w:val="clear" w:color="auto" w:fill="FF99CC"/>
    </w:rPr>
  </w:style>
  <w:style w:type="character" w:customStyle="1" w:styleId="citefig">
    <w:name w:val="cite_fig"/>
    <w:rsid w:val="009A3899"/>
    <w:rPr>
      <w:color w:val="000000"/>
      <w:sz w:val="24"/>
      <w:bdr w:val="none" w:sz="0" w:space="0" w:color="auto"/>
      <w:shd w:val="clear" w:color="auto" w:fill="00FF00"/>
    </w:rPr>
  </w:style>
  <w:style w:type="character" w:customStyle="1" w:styleId="citefn">
    <w:name w:val="cite_fn"/>
    <w:rsid w:val="009A3899"/>
    <w:rPr>
      <w:sz w:val="24"/>
      <w:bdr w:val="none" w:sz="0" w:space="0" w:color="auto"/>
      <w:shd w:val="clear" w:color="auto" w:fill="FF0000"/>
    </w:rPr>
  </w:style>
  <w:style w:type="character" w:customStyle="1" w:styleId="citetbl">
    <w:name w:val="cite_tbl"/>
    <w:rsid w:val="009A3899"/>
    <w:rPr>
      <w:color w:val="000000"/>
      <w:sz w:val="24"/>
      <w:bdr w:val="none" w:sz="0" w:space="0" w:color="auto"/>
      <w:shd w:val="clear" w:color="auto" w:fill="FF00FF"/>
    </w:rPr>
  </w:style>
  <w:style w:type="character" w:styleId="CommentReference">
    <w:name w:val="annotation reference"/>
    <w:rsid w:val="009A3899"/>
    <w:rPr>
      <w:sz w:val="18"/>
      <w:szCs w:val="18"/>
    </w:rPr>
  </w:style>
  <w:style w:type="paragraph" w:styleId="CommentText">
    <w:name w:val="annotation text"/>
    <w:basedOn w:val="Normal"/>
    <w:link w:val="CommentTextChar"/>
    <w:semiHidden/>
    <w:rsid w:val="009A3899"/>
    <w:rPr>
      <w:rFonts w:eastAsia="Times New Roman"/>
    </w:rPr>
  </w:style>
  <w:style w:type="character" w:customStyle="1" w:styleId="CommentTextChar">
    <w:name w:val="Comment Text Char"/>
    <w:link w:val="CommentText"/>
    <w:semiHidden/>
    <w:rsid w:val="009A38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3899"/>
    <w:rPr>
      <w:b/>
      <w:bCs/>
    </w:rPr>
  </w:style>
  <w:style w:type="character" w:customStyle="1" w:styleId="CommentSubjectChar">
    <w:name w:val="Comment Subject Char"/>
    <w:link w:val="CommentSubject"/>
    <w:uiPriority w:val="99"/>
    <w:semiHidden/>
    <w:rsid w:val="009A3899"/>
    <w:rPr>
      <w:rFonts w:ascii="Times New Roman" w:eastAsia="Times New Roman" w:hAnsi="Times New Roman"/>
      <w:b/>
      <w:bCs/>
      <w:sz w:val="20"/>
      <w:szCs w:val="20"/>
    </w:rPr>
  </w:style>
  <w:style w:type="paragraph" w:customStyle="1" w:styleId="ContinuedParagraph">
    <w:name w:val="ContinuedParagraph"/>
    <w:basedOn w:val="Paragraph"/>
    <w:rsid w:val="009A3899"/>
    <w:pPr>
      <w:ind w:firstLine="0"/>
    </w:pPr>
  </w:style>
  <w:style w:type="character" w:customStyle="1" w:styleId="ContractNumber">
    <w:name w:val="Contract Number"/>
    <w:rsid w:val="009A3899"/>
    <w:rPr>
      <w:sz w:val="24"/>
      <w:szCs w:val="24"/>
      <w:bdr w:val="none" w:sz="0" w:space="0" w:color="auto"/>
      <w:shd w:val="clear" w:color="auto" w:fill="CCFFCC"/>
    </w:rPr>
  </w:style>
  <w:style w:type="character" w:customStyle="1" w:styleId="ContractSponsor">
    <w:name w:val="Contract Sponsor"/>
    <w:rsid w:val="009A3899"/>
    <w:rPr>
      <w:sz w:val="24"/>
      <w:szCs w:val="24"/>
      <w:bdr w:val="none" w:sz="0" w:space="0" w:color="auto"/>
      <w:shd w:val="clear" w:color="auto" w:fill="FFCC99"/>
    </w:rPr>
  </w:style>
  <w:style w:type="paragraph" w:customStyle="1" w:styleId="Correspondence">
    <w:name w:val="Correspondence"/>
    <w:basedOn w:val="BaseText"/>
    <w:rsid w:val="009A3899"/>
    <w:pPr>
      <w:spacing w:before="0" w:after="240"/>
    </w:pPr>
  </w:style>
  <w:style w:type="paragraph" w:customStyle="1" w:styleId="DateAccepted">
    <w:name w:val="Date Accepted"/>
    <w:basedOn w:val="BaseText"/>
    <w:rsid w:val="009A3899"/>
    <w:pPr>
      <w:spacing w:before="360"/>
    </w:pPr>
  </w:style>
  <w:style w:type="paragraph" w:customStyle="1" w:styleId="Deck">
    <w:name w:val="Deck"/>
    <w:basedOn w:val="BaseHeading"/>
    <w:rsid w:val="009A3899"/>
    <w:pPr>
      <w:outlineLvl w:val="1"/>
    </w:pPr>
  </w:style>
  <w:style w:type="paragraph" w:customStyle="1" w:styleId="DefTerm">
    <w:name w:val="DefTerm"/>
    <w:basedOn w:val="BaseText"/>
    <w:rsid w:val="009A3899"/>
    <w:pPr>
      <w:ind w:left="720"/>
    </w:pPr>
  </w:style>
  <w:style w:type="paragraph" w:customStyle="1" w:styleId="Definition">
    <w:name w:val="Definition"/>
    <w:basedOn w:val="DefTerm"/>
    <w:rsid w:val="009A3899"/>
    <w:pPr>
      <w:ind w:left="1080" w:hanging="360"/>
    </w:pPr>
  </w:style>
  <w:style w:type="paragraph" w:customStyle="1" w:styleId="DefListTitle">
    <w:name w:val="DefListTitle"/>
    <w:basedOn w:val="BaseHeading"/>
    <w:rsid w:val="009A3899"/>
  </w:style>
  <w:style w:type="paragraph" w:customStyle="1" w:styleId="discipline">
    <w:name w:val="discipline"/>
    <w:basedOn w:val="BaseText"/>
    <w:rsid w:val="009A3899"/>
    <w:pPr>
      <w:jc w:val="right"/>
    </w:pPr>
    <w:rPr>
      <w:color w:val="993366"/>
    </w:rPr>
  </w:style>
  <w:style w:type="paragraph" w:customStyle="1" w:styleId="Editors">
    <w:name w:val="Editors"/>
    <w:basedOn w:val="Authors"/>
    <w:rsid w:val="009A3899"/>
  </w:style>
  <w:style w:type="character" w:styleId="Emphasis">
    <w:name w:val="Emphasis"/>
    <w:uiPriority w:val="20"/>
    <w:qFormat/>
    <w:rsid w:val="009A3899"/>
    <w:rPr>
      <w:i/>
      <w:iCs/>
    </w:rPr>
  </w:style>
  <w:style w:type="character" w:styleId="EndnoteReference">
    <w:name w:val="endnote reference"/>
    <w:semiHidden/>
    <w:rsid w:val="009A3899"/>
    <w:rPr>
      <w:vertAlign w:val="superscript"/>
    </w:rPr>
  </w:style>
  <w:style w:type="paragraph" w:styleId="EndnoteText">
    <w:name w:val="endnote text"/>
    <w:basedOn w:val="Normal"/>
    <w:link w:val="EndnoteTextChar"/>
    <w:semiHidden/>
    <w:rsid w:val="009A3899"/>
    <w:rPr>
      <w:rFonts w:ascii="Cambria" w:eastAsia="Cambria" w:hAnsi="Cambria"/>
    </w:rPr>
  </w:style>
  <w:style w:type="character" w:customStyle="1" w:styleId="EndnoteTextChar">
    <w:name w:val="Endnote Text Char"/>
    <w:link w:val="EndnoteText"/>
    <w:semiHidden/>
    <w:rsid w:val="009A3899"/>
    <w:rPr>
      <w:rFonts w:ascii="Cambria" w:eastAsia="Cambria" w:hAnsi="Cambria"/>
      <w:sz w:val="20"/>
      <w:szCs w:val="20"/>
    </w:rPr>
  </w:style>
  <w:style w:type="character" w:customStyle="1" w:styleId="eqno">
    <w:name w:val="eq_no"/>
    <w:rsid w:val="009A3899"/>
    <w:rPr>
      <w:sz w:val="24"/>
    </w:rPr>
  </w:style>
  <w:style w:type="paragraph" w:customStyle="1" w:styleId="Equation">
    <w:name w:val="Equation"/>
    <w:basedOn w:val="BaseText"/>
    <w:rsid w:val="009A3899"/>
    <w:pPr>
      <w:jc w:val="center"/>
    </w:pPr>
  </w:style>
  <w:style w:type="paragraph" w:customStyle="1" w:styleId="FieldCodes">
    <w:name w:val="FieldCodes"/>
    <w:basedOn w:val="BaseText"/>
    <w:rsid w:val="009A3899"/>
  </w:style>
  <w:style w:type="paragraph" w:customStyle="1" w:styleId="Legend">
    <w:name w:val="Legend"/>
    <w:basedOn w:val="BaseHeading"/>
    <w:rsid w:val="009A3899"/>
    <w:rPr>
      <w:sz w:val="24"/>
      <w:szCs w:val="24"/>
    </w:rPr>
  </w:style>
  <w:style w:type="paragraph" w:customStyle="1" w:styleId="FigureCopyright">
    <w:name w:val="FigureCopyright"/>
    <w:basedOn w:val="Legend"/>
    <w:rsid w:val="009A3899"/>
    <w:pPr>
      <w:autoSpaceDE w:val="0"/>
      <w:autoSpaceDN w:val="0"/>
      <w:adjustRightInd w:val="0"/>
      <w:spacing w:before="80"/>
    </w:pPr>
    <w:rPr>
      <w:lang w:bidi="he-IL"/>
    </w:rPr>
  </w:style>
  <w:style w:type="paragraph" w:customStyle="1" w:styleId="FigureCredit">
    <w:name w:val="FigureCredit"/>
    <w:basedOn w:val="FigureCopyright"/>
    <w:rsid w:val="009A3899"/>
  </w:style>
  <w:style w:type="character" w:styleId="FollowedHyperlink">
    <w:name w:val="FollowedHyperlink"/>
    <w:rsid w:val="009A3899"/>
    <w:rPr>
      <w:color w:val="800080"/>
      <w:u w:val="single"/>
    </w:rPr>
  </w:style>
  <w:style w:type="paragraph" w:styleId="Footer">
    <w:name w:val="footer"/>
    <w:basedOn w:val="Normal"/>
    <w:link w:val="FooterChar"/>
    <w:uiPriority w:val="99"/>
    <w:rsid w:val="009A3899"/>
    <w:pPr>
      <w:tabs>
        <w:tab w:val="center" w:pos="4320"/>
        <w:tab w:val="right" w:pos="8640"/>
      </w:tabs>
    </w:pPr>
    <w:rPr>
      <w:rFonts w:eastAsia="Times New Roman"/>
    </w:rPr>
  </w:style>
  <w:style w:type="character" w:customStyle="1" w:styleId="FooterChar">
    <w:name w:val="Footer Char"/>
    <w:link w:val="Footer"/>
    <w:uiPriority w:val="99"/>
    <w:rsid w:val="009A3899"/>
    <w:rPr>
      <w:rFonts w:ascii="Times New Roman" w:eastAsia="Times New Roman" w:hAnsi="Times New Roman"/>
      <w:sz w:val="20"/>
      <w:szCs w:val="20"/>
    </w:rPr>
  </w:style>
  <w:style w:type="character" w:styleId="FootnoteReference">
    <w:name w:val="footnote reference"/>
    <w:rsid w:val="009A3899"/>
    <w:rPr>
      <w:vertAlign w:val="superscript"/>
    </w:rPr>
  </w:style>
  <w:style w:type="paragraph" w:customStyle="1" w:styleId="Gloss">
    <w:name w:val="Gloss"/>
    <w:basedOn w:val="AbstractSummary"/>
    <w:rsid w:val="009A3899"/>
  </w:style>
  <w:style w:type="paragraph" w:customStyle="1" w:styleId="Glossary">
    <w:name w:val="Glossary"/>
    <w:basedOn w:val="BaseText"/>
    <w:rsid w:val="009A3899"/>
  </w:style>
  <w:style w:type="paragraph" w:customStyle="1" w:styleId="GlossHead">
    <w:name w:val="GlossHead"/>
    <w:basedOn w:val="AbstractHead"/>
    <w:rsid w:val="009A3899"/>
  </w:style>
  <w:style w:type="paragraph" w:customStyle="1" w:styleId="GraphicAltText">
    <w:name w:val="GraphicAltText"/>
    <w:basedOn w:val="Legend"/>
    <w:rsid w:val="009A3899"/>
    <w:pPr>
      <w:autoSpaceDE w:val="0"/>
      <w:autoSpaceDN w:val="0"/>
      <w:adjustRightInd w:val="0"/>
    </w:pPr>
  </w:style>
  <w:style w:type="paragraph" w:customStyle="1" w:styleId="GraphicCredit">
    <w:name w:val="GraphicCredit"/>
    <w:basedOn w:val="FigureCredit"/>
    <w:rsid w:val="009A3899"/>
  </w:style>
  <w:style w:type="paragraph" w:customStyle="1" w:styleId="Head">
    <w:name w:val="Head"/>
    <w:basedOn w:val="BaseHeading"/>
    <w:rsid w:val="009A3899"/>
    <w:pPr>
      <w:spacing w:before="120" w:after="120"/>
      <w:jc w:val="center"/>
    </w:pPr>
    <w:rPr>
      <w:b/>
      <w:bCs/>
    </w:rPr>
  </w:style>
  <w:style w:type="paragraph" w:styleId="Header">
    <w:name w:val="header"/>
    <w:basedOn w:val="Normal"/>
    <w:link w:val="HeaderChar"/>
    <w:rsid w:val="009A3899"/>
    <w:pPr>
      <w:tabs>
        <w:tab w:val="center" w:pos="4320"/>
        <w:tab w:val="right" w:pos="8640"/>
      </w:tabs>
    </w:pPr>
    <w:rPr>
      <w:rFonts w:eastAsia="Times New Roman"/>
    </w:rPr>
  </w:style>
  <w:style w:type="character" w:customStyle="1" w:styleId="HeaderChar">
    <w:name w:val="Header Char"/>
    <w:link w:val="Header"/>
    <w:rsid w:val="009A3899"/>
    <w:rPr>
      <w:rFonts w:ascii="Times New Roman" w:eastAsia="Times New Roman" w:hAnsi="Times New Roman"/>
      <w:sz w:val="20"/>
      <w:szCs w:val="20"/>
    </w:rPr>
  </w:style>
  <w:style w:type="character" w:styleId="HTMLAcronym">
    <w:name w:val="HTML Acronym"/>
    <w:basedOn w:val="DefaultParagraphFont"/>
    <w:rsid w:val="009A3899"/>
  </w:style>
  <w:style w:type="character" w:styleId="HTMLCite">
    <w:name w:val="HTML Cite"/>
    <w:rsid w:val="009A3899"/>
    <w:rPr>
      <w:i/>
      <w:iCs/>
    </w:rPr>
  </w:style>
  <w:style w:type="character" w:styleId="HTMLCode">
    <w:name w:val="HTML Code"/>
    <w:rsid w:val="009A3899"/>
    <w:rPr>
      <w:rFonts w:ascii="Courier New" w:hAnsi="Courier New" w:cs="Courier New"/>
      <w:sz w:val="20"/>
      <w:szCs w:val="20"/>
    </w:rPr>
  </w:style>
  <w:style w:type="character" w:styleId="HTMLDefinition">
    <w:name w:val="HTML Definition"/>
    <w:rsid w:val="009A3899"/>
    <w:rPr>
      <w:i/>
      <w:iCs/>
    </w:rPr>
  </w:style>
  <w:style w:type="character" w:styleId="HTMLKeyboard">
    <w:name w:val="HTML Keyboard"/>
    <w:rsid w:val="009A3899"/>
    <w:rPr>
      <w:rFonts w:ascii="Courier New" w:hAnsi="Courier New" w:cs="Courier New"/>
      <w:sz w:val="20"/>
      <w:szCs w:val="20"/>
    </w:rPr>
  </w:style>
  <w:style w:type="paragraph" w:styleId="HTMLPreformatted">
    <w:name w:val="HTML Preformatted"/>
    <w:basedOn w:val="Normal"/>
    <w:link w:val="HTMLPreformattedChar"/>
    <w:rsid w:val="009A3899"/>
    <w:rPr>
      <w:rFonts w:ascii="Consolas" w:eastAsia="Times New Roman" w:hAnsi="Consolas"/>
    </w:rPr>
  </w:style>
  <w:style w:type="character" w:customStyle="1" w:styleId="HTMLPreformattedChar">
    <w:name w:val="HTML Preformatted Char"/>
    <w:link w:val="HTMLPreformatted"/>
    <w:rsid w:val="009A3899"/>
    <w:rPr>
      <w:rFonts w:ascii="Consolas" w:eastAsia="Times New Roman" w:hAnsi="Consolas"/>
      <w:sz w:val="20"/>
      <w:szCs w:val="20"/>
    </w:rPr>
  </w:style>
  <w:style w:type="character" w:styleId="HTMLSample">
    <w:name w:val="HTML Sample"/>
    <w:rsid w:val="009A3899"/>
    <w:rPr>
      <w:rFonts w:ascii="Courier New" w:hAnsi="Courier New" w:cs="Courier New"/>
    </w:rPr>
  </w:style>
  <w:style w:type="character" w:styleId="HTMLTypewriter">
    <w:name w:val="HTML Typewriter"/>
    <w:rsid w:val="009A3899"/>
    <w:rPr>
      <w:rFonts w:ascii="Courier New" w:hAnsi="Courier New" w:cs="Courier New"/>
      <w:sz w:val="20"/>
      <w:szCs w:val="20"/>
    </w:rPr>
  </w:style>
  <w:style w:type="character" w:styleId="HTMLVariable">
    <w:name w:val="HTML Variable"/>
    <w:rsid w:val="009A3899"/>
    <w:rPr>
      <w:i/>
      <w:iCs/>
    </w:rPr>
  </w:style>
  <w:style w:type="character" w:styleId="Hyperlink">
    <w:name w:val="Hyperlink"/>
    <w:rsid w:val="009A3899"/>
    <w:rPr>
      <w:color w:val="0000FF"/>
      <w:u w:val="single"/>
    </w:rPr>
  </w:style>
  <w:style w:type="paragraph" w:customStyle="1" w:styleId="InstructionsText">
    <w:name w:val="Instructions Text"/>
    <w:basedOn w:val="BaseText"/>
    <w:rsid w:val="009A3899"/>
  </w:style>
  <w:style w:type="paragraph" w:customStyle="1" w:styleId="Overline">
    <w:name w:val="Overline"/>
    <w:basedOn w:val="BaseText"/>
    <w:rsid w:val="009A3899"/>
  </w:style>
  <w:style w:type="paragraph" w:customStyle="1" w:styleId="IssueName">
    <w:name w:val="IssueName"/>
    <w:basedOn w:val="Overline"/>
    <w:rsid w:val="009A3899"/>
  </w:style>
  <w:style w:type="paragraph" w:customStyle="1" w:styleId="Keywords">
    <w:name w:val="Keywords"/>
    <w:basedOn w:val="BaseText"/>
    <w:rsid w:val="009A3899"/>
  </w:style>
  <w:style w:type="paragraph" w:customStyle="1" w:styleId="Level3Head">
    <w:name w:val="Level 3 Head"/>
    <w:basedOn w:val="BaseHeading"/>
    <w:rsid w:val="009A3899"/>
    <w:pPr>
      <w:outlineLvl w:val="2"/>
    </w:pPr>
    <w:rPr>
      <w:sz w:val="24"/>
      <w:szCs w:val="24"/>
      <w:u w:val="single"/>
    </w:rPr>
  </w:style>
  <w:style w:type="paragraph" w:customStyle="1" w:styleId="Level4Head">
    <w:name w:val="Level 4 Head"/>
    <w:basedOn w:val="BaseHeading"/>
    <w:rsid w:val="009A3899"/>
    <w:pPr>
      <w:ind w:left="346"/>
    </w:pPr>
    <w:rPr>
      <w:sz w:val="24"/>
      <w:szCs w:val="24"/>
    </w:rPr>
  </w:style>
  <w:style w:type="character" w:styleId="LineNumber">
    <w:name w:val="line number"/>
    <w:basedOn w:val="DefaultParagraphFont"/>
    <w:rsid w:val="009A3899"/>
  </w:style>
  <w:style w:type="paragraph" w:customStyle="1" w:styleId="Literaryquote">
    <w:name w:val="Literary quote"/>
    <w:basedOn w:val="BaseText"/>
    <w:rsid w:val="009A3899"/>
    <w:pPr>
      <w:ind w:left="1440" w:right="1440"/>
    </w:pPr>
  </w:style>
  <w:style w:type="paragraph" w:customStyle="1" w:styleId="MaterialsText">
    <w:name w:val="Materials Text"/>
    <w:basedOn w:val="BaseText"/>
    <w:rsid w:val="009A3899"/>
  </w:style>
  <w:style w:type="paragraph" w:customStyle="1" w:styleId="NoteInProof">
    <w:name w:val="NoteInProof"/>
    <w:basedOn w:val="BaseText"/>
    <w:rsid w:val="009A3899"/>
  </w:style>
  <w:style w:type="paragraph" w:customStyle="1" w:styleId="Notes">
    <w:name w:val="Notes"/>
    <w:basedOn w:val="BaseText"/>
    <w:rsid w:val="009A3899"/>
    <w:rPr>
      <w:i/>
    </w:rPr>
  </w:style>
  <w:style w:type="paragraph" w:customStyle="1" w:styleId="Notes-Helvetica">
    <w:name w:val="Notes-Helvetica"/>
    <w:basedOn w:val="BaseText"/>
    <w:rsid w:val="009A3899"/>
    <w:rPr>
      <w:i/>
    </w:rPr>
  </w:style>
  <w:style w:type="paragraph" w:customStyle="1" w:styleId="NumberedInstructions">
    <w:name w:val="Numbered Instructions"/>
    <w:basedOn w:val="BaseText"/>
    <w:rsid w:val="009A3899"/>
  </w:style>
  <w:style w:type="paragraph" w:customStyle="1" w:styleId="OutlineLevel1">
    <w:name w:val="OutlineLevel1"/>
    <w:basedOn w:val="BaseHeading"/>
    <w:rsid w:val="009A3899"/>
    <w:rPr>
      <w:b/>
      <w:bCs/>
    </w:rPr>
  </w:style>
  <w:style w:type="paragraph" w:customStyle="1" w:styleId="OutlineLevel2">
    <w:name w:val="OutlineLevel2"/>
    <w:basedOn w:val="BaseHeading"/>
    <w:rsid w:val="009A3899"/>
    <w:pPr>
      <w:ind w:left="360"/>
      <w:outlineLvl w:val="1"/>
    </w:pPr>
    <w:rPr>
      <w:b/>
      <w:bCs/>
      <w:sz w:val="24"/>
      <w:szCs w:val="24"/>
    </w:rPr>
  </w:style>
  <w:style w:type="paragraph" w:customStyle="1" w:styleId="OutlineLevel3">
    <w:name w:val="OutlineLevel3"/>
    <w:basedOn w:val="BaseHeading"/>
    <w:rsid w:val="009A3899"/>
    <w:pPr>
      <w:ind w:left="720"/>
      <w:outlineLvl w:val="2"/>
    </w:pPr>
    <w:rPr>
      <w:b/>
      <w:bCs/>
      <w:sz w:val="24"/>
      <w:szCs w:val="24"/>
    </w:rPr>
  </w:style>
  <w:style w:type="character" w:styleId="PageNumber">
    <w:name w:val="page number"/>
    <w:basedOn w:val="DefaultParagraphFont"/>
    <w:rsid w:val="009A3899"/>
  </w:style>
  <w:style w:type="paragraph" w:customStyle="1" w:styleId="Preformat">
    <w:name w:val="Preformat"/>
    <w:basedOn w:val="BaseText"/>
    <w:rsid w:val="009A3899"/>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9A3899"/>
  </w:style>
  <w:style w:type="paragraph" w:customStyle="1" w:styleId="ProductInformation">
    <w:name w:val="ProductInformation"/>
    <w:basedOn w:val="BaseText"/>
    <w:rsid w:val="009A3899"/>
  </w:style>
  <w:style w:type="paragraph" w:customStyle="1" w:styleId="ProductTitle">
    <w:name w:val="ProductTitle"/>
    <w:basedOn w:val="BaseText"/>
    <w:rsid w:val="009A3899"/>
    <w:rPr>
      <w:b/>
      <w:bCs/>
    </w:rPr>
  </w:style>
  <w:style w:type="paragraph" w:customStyle="1" w:styleId="PublishedOnline">
    <w:name w:val="Published Online"/>
    <w:basedOn w:val="DateAccepted"/>
    <w:rsid w:val="009A3899"/>
  </w:style>
  <w:style w:type="paragraph" w:customStyle="1" w:styleId="RecipeMaterials">
    <w:name w:val="Recipe Materials"/>
    <w:basedOn w:val="BaseText"/>
    <w:rsid w:val="009A3899"/>
  </w:style>
  <w:style w:type="paragraph" w:customStyle="1" w:styleId="Refhead">
    <w:name w:val="Ref head"/>
    <w:basedOn w:val="BaseHeading"/>
    <w:rsid w:val="009A3899"/>
    <w:pPr>
      <w:spacing w:before="120" w:after="120"/>
    </w:pPr>
    <w:rPr>
      <w:b/>
      <w:bCs/>
      <w:sz w:val="24"/>
      <w:szCs w:val="24"/>
    </w:rPr>
  </w:style>
  <w:style w:type="paragraph" w:customStyle="1" w:styleId="ReferenceNote">
    <w:name w:val="Reference Note"/>
    <w:basedOn w:val="Referencesandnotes"/>
    <w:rsid w:val="009A3899"/>
  </w:style>
  <w:style w:type="paragraph" w:customStyle="1" w:styleId="ReferencesandnotesLong">
    <w:name w:val="References and notes Long"/>
    <w:basedOn w:val="BaseText"/>
    <w:rsid w:val="009A3899"/>
    <w:pPr>
      <w:ind w:left="720" w:hanging="720"/>
    </w:pPr>
  </w:style>
  <w:style w:type="paragraph" w:customStyle="1" w:styleId="region">
    <w:name w:val="region"/>
    <w:basedOn w:val="BaseText"/>
    <w:rsid w:val="009A3899"/>
    <w:pPr>
      <w:jc w:val="right"/>
    </w:pPr>
    <w:rPr>
      <w:color w:val="0000FF"/>
    </w:rPr>
  </w:style>
  <w:style w:type="paragraph" w:customStyle="1" w:styleId="RelatedArticle">
    <w:name w:val="RelatedArticle"/>
    <w:basedOn w:val="Referencesandnotes"/>
    <w:rsid w:val="009A3899"/>
  </w:style>
  <w:style w:type="paragraph" w:customStyle="1" w:styleId="RunHead">
    <w:name w:val="RunHead"/>
    <w:basedOn w:val="BaseText"/>
    <w:rsid w:val="009A3899"/>
  </w:style>
  <w:style w:type="paragraph" w:customStyle="1" w:styleId="SOMContent">
    <w:name w:val="SOMContent"/>
    <w:basedOn w:val="1stparatext"/>
    <w:rsid w:val="009A3899"/>
  </w:style>
  <w:style w:type="paragraph" w:customStyle="1" w:styleId="SOMHead">
    <w:name w:val="SOMHead"/>
    <w:basedOn w:val="BaseHeading"/>
    <w:rsid w:val="009A3899"/>
    <w:rPr>
      <w:b/>
      <w:sz w:val="24"/>
      <w:szCs w:val="24"/>
    </w:rPr>
  </w:style>
  <w:style w:type="paragraph" w:customStyle="1" w:styleId="Speaker">
    <w:name w:val="Speaker"/>
    <w:basedOn w:val="Paragraph"/>
    <w:rsid w:val="009A3899"/>
    <w:pPr>
      <w:autoSpaceDE w:val="0"/>
      <w:autoSpaceDN w:val="0"/>
      <w:adjustRightInd w:val="0"/>
    </w:pPr>
    <w:rPr>
      <w:b/>
      <w:lang w:bidi="he-IL"/>
    </w:rPr>
  </w:style>
  <w:style w:type="paragraph" w:customStyle="1" w:styleId="Speech">
    <w:name w:val="Speech"/>
    <w:basedOn w:val="Paragraph"/>
    <w:rsid w:val="009A3899"/>
    <w:pPr>
      <w:autoSpaceDE w:val="0"/>
      <w:autoSpaceDN w:val="0"/>
      <w:adjustRightInd w:val="0"/>
    </w:pPr>
    <w:rPr>
      <w:lang w:bidi="he-IL"/>
    </w:rPr>
  </w:style>
  <w:style w:type="character" w:styleId="Strong">
    <w:name w:val="Strong"/>
    <w:uiPriority w:val="22"/>
    <w:qFormat/>
    <w:rsid w:val="009A3899"/>
    <w:rPr>
      <w:b/>
      <w:bCs/>
    </w:rPr>
  </w:style>
  <w:style w:type="paragraph" w:customStyle="1" w:styleId="SX-Abstract">
    <w:name w:val="SX-Abstract"/>
    <w:basedOn w:val="Normal"/>
    <w:qFormat/>
    <w:rsid w:val="009A3899"/>
    <w:pPr>
      <w:widowControl w:val="0"/>
      <w:spacing w:before="120" w:after="240" w:line="210" w:lineRule="exact"/>
      <w:ind w:left="700" w:right="700"/>
      <w:jc w:val="both"/>
    </w:pPr>
    <w:rPr>
      <w:rFonts w:ascii="BlissRegular" w:eastAsia="Times New Roman" w:hAnsi="BlissRegular"/>
      <w:b/>
    </w:rPr>
  </w:style>
  <w:style w:type="paragraph" w:customStyle="1" w:styleId="SX-Affiliation">
    <w:name w:val="SX-Affiliation"/>
    <w:basedOn w:val="Normal"/>
    <w:next w:val="Normal"/>
    <w:qFormat/>
    <w:rsid w:val="009A3899"/>
    <w:pPr>
      <w:spacing w:after="160" w:line="190" w:lineRule="exact"/>
    </w:pPr>
    <w:rPr>
      <w:rFonts w:ascii="BlissRegular" w:eastAsia="Times New Roman" w:hAnsi="BlissRegular"/>
      <w:sz w:val="16"/>
    </w:rPr>
  </w:style>
  <w:style w:type="paragraph" w:customStyle="1" w:styleId="SX-Articlehead">
    <w:name w:val="SX-Article head"/>
    <w:basedOn w:val="Normal"/>
    <w:qFormat/>
    <w:rsid w:val="009A3899"/>
    <w:pPr>
      <w:spacing w:before="210" w:line="210" w:lineRule="exact"/>
      <w:ind w:firstLine="288"/>
      <w:jc w:val="both"/>
    </w:pPr>
    <w:rPr>
      <w:rFonts w:eastAsia="Times New Roman"/>
      <w:b/>
      <w:sz w:val="18"/>
    </w:rPr>
  </w:style>
  <w:style w:type="paragraph" w:customStyle="1" w:styleId="SX-Authornames">
    <w:name w:val="SX-Author names"/>
    <w:basedOn w:val="Normal"/>
    <w:rsid w:val="009A3899"/>
    <w:pPr>
      <w:spacing w:after="120" w:line="210" w:lineRule="exact"/>
    </w:pPr>
    <w:rPr>
      <w:rFonts w:ascii="BlissMedium" w:eastAsia="Times New Roman" w:hAnsi="BlissMedium"/>
    </w:rPr>
  </w:style>
  <w:style w:type="paragraph" w:customStyle="1" w:styleId="SX-Bodytext">
    <w:name w:val="SX-Body text"/>
    <w:basedOn w:val="Normal"/>
    <w:next w:val="Normal"/>
    <w:rsid w:val="009A3899"/>
    <w:pPr>
      <w:spacing w:line="210" w:lineRule="exact"/>
      <w:ind w:firstLine="288"/>
      <w:jc w:val="both"/>
    </w:pPr>
    <w:rPr>
      <w:rFonts w:eastAsia="Times New Roman"/>
      <w:sz w:val="18"/>
    </w:rPr>
  </w:style>
  <w:style w:type="paragraph" w:customStyle="1" w:styleId="SX-Bodytextflush">
    <w:name w:val="SX-Body text flush"/>
    <w:basedOn w:val="SX-Bodytext"/>
    <w:next w:val="SX-Bodytext"/>
    <w:rsid w:val="009A3899"/>
    <w:pPr>
      <w:ind w:firstLine="0"/>
    </w:pPr>
  </w:style>
  <w:style w:type="paragraph" w:customStyle="1" w:styleId="SX-Correspondence">
    <w:name w:val="SX-Correspondence"/>
    <w:basedOn w:val="SX-Affiliation"/>
    <w:qFormat/>
    <w:rsid w:val="009A3899"/>
    <w:pPr>
      <w:spacing w:after="80"/>
    </w:pPr>
  </w:style>
  <w:style w:type="paragraph" w:customStyle="1" w:styleId="SX-Date">
    <w:name w:val="SX-Date"/>
    <w:basedOn w:val="Normal"/>
    <w:qFormat/>
    <w:rsid w:val="009A3899"/>
    <w:pPr>
      <w:spacing w:before="180" w:line="190" w:lineRule="exact"/>
      <w:ind w:left="245" w:hanging="245"/>
      <w:jc w:val="both"/>
    </w:pPr>
    <w:rPr>
      <w:rFonts w:eastAsia="Times New Roman"/>
      <w:sz w:val="16"/>
    </w:rPr>
  </w:style>
  <w:style w:type="paragraph" w:customStyle="1" w:styleId="SX-Equation">
    <w:name w:val="SX-Equation"/>
    <w:basedOn w:val="SX-Bodytextflush"/>
    <w:next w:val="SX-Bodytext"/>
    <w:rsid w:val="009A3899"/>
    <w:pPr>
      <w:autoSpaceDE w:val="0"/>
      <w:autoSpaceDN w:val="0"/>
      <w:adjustRightInd w:val="0"/>
      <w:spacing w:line="240" w:lineRule="auto"/>
      <w:jc w:val="center"/>
    </w:pPr>
  </w:style>
  <w:style w:type="paragraph" w:customStyle="1" w:styleId="SX-Legend">
    <w:name w:val="SX-Legend"/>
    <w:basedOn w:val="SX-Authornames"/>
    <w:rsid w:val="009A3899"/>
    <w:pPr>
      <w:jc w:val="both"/>
    </w:pPr>
    <w:rPr>
      <w:sz w:val="18"/>
    </w:rPr>
  </w:style>
  <w:style w:type="paragraph" w:customStyle="1" w:styleId="SX-References">
    <w:name w:val="SX-References"/>
    <w:basedOn w:val="Normal"/>
    <w:rsid w:val="009A3899"/>
    <w:pPr>
      <w:spacing w:line="190" w:lineRule="exact"/>
      <w:ind w:left="245" w:hanging="245"/>
      <w:jc w:val="both"/>
    </w:pPr>
    <w:rPr>
      <w:rFonts w:eastAsia="Times New Roman"/>
      <w:sz w:val="16"/>
    </w:rPr>
  </w:style>
  <w:style w:type="paragraph" w:customStyle="1" w:styleId="SX-RefHead">
    <w:name w:val="SX-RefHead"/>
    <w:basedOn w:val="Normal"/>
    <w:rsid w:val="009A3899"/>
    <w:pPr>
      <w:spacing w:before="200" w:line="190" w:lineRule="exact"/>
    </w:pPr>
    <w:rPr>
      <w:rFonts w:eastAsia="Times New Roman"/>
      <w:b/>
      <w:sz w:val="16"/>
    </w:rPr>
  </w:style>
  <w:style w:type="character" w:customStyle="1" w:styleId="SX-reflink">
    <w:name w:val="SX-reflink"/>
    <w:uiPriority w:val="1"/>
    <w:qFormat/>
    <w:rsid w:val="009A3899"/>
    <w:rPr>
      <w:color w:val="0000FF"/>
      <w:sz w:val="16"/>
      <w:u w:val="words"/>
      <w:bdr w:val="none" w:sz="0" w:space="0" w:color="auto"/>
      <w:shd w:val="clear" w:color="auto" w:fill="FFFFFF"/>
    </w:rPr>
  </w:style>
  <w:style w:type="paragraph" w:customStyle="1" w:styleId="SX-SOMHead">
    <w:name w:val="SX-SOMHead"/>
    <w:basedOn w:val="SX-RefHead"/>
    <w:rsid w:val="009A3899"/>
  </w:style>
  <w:style w:type="paragraph" w:customStyle="1" w:styleId="SX-Tablehead">
    <w:name w:val="SX-Tablehead"/>
    <w:basedOn w:val="Normal"/>
    <w:qFormat/>
    <w:rsid w:val="009A3899"/>
    <w:rPr>
      <w:rFonts w:eastAsia="Times New Roman"/>
      <w:szCs w:val="24"/>
    </w:rPr>
  </w:style>
  <w:style w:type="paragraph" w:customStyle="1" w:styleId="SX-Tablelegend">
    <w:name w:val="SX-Tablelegend"/>
    <w:basedOn w:val="Normal"/>
    <w:qFormat/>
    <w:rsid w:val="009A3899"/>
    <w:pPr>
      <w:spacing w:line="190" w:lineRule="exact"/>
      <w:ind w:left="245" w:hanging="245"/>
      <w:jc w:val="both"/>
    </w:pPr>
    <w:rPr>
      <w:rFonts w:eastAsia="Times New Roman"/>
      <w:sz w:val="16"/>
    </w:rPr>
  </w:style>
  <w:style w:type="paragraph" w:customStyle="1" w:styleId="SX-Tabletext">
    <w:name w:val="SX-Tabletext"/>
    <w:basedOn w:val="Normal"/>
    <w:qFormat/>
    <w:rsid w:val="009A3899"/>
    <w:pPr>
      <w:spacing w:line="210" w:lineRule="exact"/>
      <w:jc w:val="center"/>
    </w:pPr>
    <w:rPr>
      <w:rFonts w:eastAsia="Times New Roman"/>
      <w:sz w:val="18"/>
    </w:rPr>
  </w:style>
  <w:style w:type="paragraph" w:customStyle="1" w:styleId="SX-Tabletitle">
    <w:name w:val="SX-Tabletitle"/>
    <w:basedOn w:val="Normal"/>
    <w:qFormat/>
    <w:rsid w:val="009A3899"/>
    <w:pPr>
      <w:spacing w:after="120" w:line="210" w:lineRule="exact"/>
      <w:jc w:val="both"/>
    </w:pPr>
    <w:rPr>
      <w:rFonts w:ascii="BlissMedium" w:eastAsia="Times New Roman" w:hAnsi="BlissMedium"/>
      <w:sz w:val="18"/>
    </w:rPr>
  </w:style>
  <w:style w:type="paragraph" w:customStyle="1" w:styleId="SX-Title">
    <w:name w:val="SX-Title"/>
    <w:basedOn w:val="Normal"/>
    <w:rsid w:val="009A3899"/>
    <w:pPr>
      <w:spacing w:after="240" w:line="500" w:lineRule="exact"/>
    </w:pPr>
    <w:rPr>
      <w:rFonts w:ascii="BlissBold" w:eastAsia="Times New Roman" w:hAnsi="BlissBold"/>
      <w:b/>
      <w:sz w:val="44"/>
    </w:rPr>
  </w:style>
  <w:style w:type="paragraph" w:customStyle="1" w:styleId="Tablecolumnhead">
    <w:name w:val="Table column head"/>
    <w:basedOn w:val="BaseText"/>
    <w:rsid w:val="009A3899"/>
    <w:pPr>
      <w:spacing w:before="0"/>
    </w:pPr>
  </w:style>
  <w:style w:type="paragraph" w:customStyle="1" w:styleId="Tabletext">
    <w:name w:val="Table text"/>
    <w:basedOn w:val="BaseText"/>
    <w:rsid w:val="009A3899"/>
    <w:pPr>
      <w:spacing w:before="0"/>
    </w:pPr>
  </w:style>
  <w:style w:type="paragraph" w:customStyle="1" w:styleId="TableLegend">
    <w:name w:val="TableLegend"/>
    <w:basedOn w:val="BaseText"/>
    <w:rsid w:val="009A3899"/>
    <w:pPr>
      <w:spacing w:before="0"/>
    </w:pPr>
  </w:style>
  <w:style w:type="paragraph" w:customStyle="1" w:styleId="TableTitle">
    <w:name w:val="TableTitle"/>
    <w:basedOn w:val="BaseHeading"/>
    <w:rsid w:val="009A3899"/>
  </w:style>
  <w:style w:type="paragraph" w:customStyle="1" w:styleId="Teaser">
    <w:name w:val="Teaser"/>
    <w:basedOn w:val="BaseText"/>
    <w:rsid w:val="009A3899"/>
  </w:style>
  <w:style w:type="paragraph" w:customStyle="1" w:styleId="TWIS">
    <w:name w:val="TWIS"/>
    <w:basedOn w:val="AbstractSummary"/>
    <w:rsid w:val="009A3899"/>
    <w:pPr>
      <w:autoSpaceDE w:val="0"/>
      <w:autoSpaceDN w:val="0"/>
      <w:adjustRightInd w:val="0"/>
    </w:pPr>
  </w:style>
  <w:style w:type="paragraph" w:customStyle="1" w:styleId="TWISorEC">
    <w:name w:val="TWIS or EC"/>
    <w:basedOn w:val="Normal"/>
    <w:rsid w:val="009A3899"/>
    <w:pPr>
      <w:spacing w:line="210" w:lineRule="exact"/>
    </w:pPr>
    <w:rPr>
      <w:rFonts w:ascii="BlissRegular" w:eastAsia="Times New Roman" w:hAnsi="BlissRegular"/>
      <w:sz w:val="19"/>
    </w:rPr>
  </w:style>
  <w:style w:type="paragraph" w:customStyle="1" w:styleId="work-sector">
    <w:name w:val="work-sector"/>
    <w:basedOn w:val="BaseText"/>
    <w:rsid w:val="009A3899"/>
    <w:pPr>
      <w:jc w:val="right"/>
    </w:pPr>
    <w:rPr>
      <w:color w:val="003300"/>
    </w:rPr>
  </w:style>
  <w:style w:type="paragraph" w:customStyle="1" w:styleId="DOI">
    <w:name w:val="DOI"/>
    <w:basedOn w:val="DateAccepted"/>
    <w:qFormat/>
    <w:rsid w:val="009A7F20"/>
  </w:style>
  <w:style w:type="character" w:customStyle="1" w:styleId="custom-cit-author">
    <w:name w:val="custom-cit-author"/>
    <w:basedOn w:val="DefaultParagraphFont"/>
    <w:rsid w:val="00943D39"/>
  </w:style>
  <w:style w:type="character" w:customStyle="1" w:styleId="custom-cit-title">
    <w:name w:val="custom-cit-title"/>
    <w:basedOn w:val="DefaultParagraphFont"/>
    <w:rsid w:val="00943D39"/>
  </w:style>
  <w:style w:type="character" w:customStyle="1" w:styleId="custom-cit-jour-title">
    <w:name w:val="custom-cit-jour-title"/>
    <w:basedOn w:val="DefaultParagraphFont"/>
    <w:rsid w:val="00943D39"/>
  </w:style>
  <w:style w:type="character" w:customStyle="1" w:styleId="custom-cit-volume">
    <w:name w:val="custom-cit-volume"/>
    <w:basedOn w:val="DefaultParagraphFont"/>
    <w:rsid w:val="00943D39"/>
  </w:style>
  <w:style w:type="character" w:customStyle="1" w:styleId="custom-cit-volume-sep">
    <w:name w:val="custom-cit-volume-sep"/>
    <w:basedOn w:val="DefaultParagraphFont"/>
    <w:rsid w:val="00943D39"/>
  </w:style>
  <w:style w:type="character" w:customStyle="1" w:styleId="custom-cit-fpage">
    <w:name w:val="custom-cit-fpage"/>
    <w:basedOn w:val="DefaultParagraphFont"/>
    <w:rsid w:val="00943D39"/>
  </w:style>
  <w:style w:type="character" w:customStyle="1" w:styleId="custom-cit-date">
    <w:name w:val="custom-cit-date"/>
    <w:basedOn w:val="DefaultParagraphFont"/>
    <w:rsid w:val="00943D39"/>
  </w:style>
  <w:style w:type="paragraph" w:customStyle="1" w:styleId="MediumList2-Accent21">
    <w:name w:val="Medium List 2 - Accent 21"/>
    <w:hidden/>
    <w:uiPriority w:val="99"/>
    <w:semiHidden/>
    <w:rsid w:val="001B3B1A"/>
  </w:style>
  <w:style w:type="table" w:styleId="TableGrid">
    <w:name w:val="Table Grid"/>
    <w:basedOn w:val="TableNormal"/>
    <w:rsid w:val="00B547A9"/>
    <w:rPr>
      <w:rFonts w:ascii="Times" w:eastAsia="Times New Roman" w:hAns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05309"/>
    <w:rPr>
      <w:color w:val="605E5C"/>
      <w:shd w:val="clear" w:color="auto" w:fill="E1DFDD"/>
    </w:rPr>
  </w:style>
  <w:style w:type="paragraph" w:styleId="FootnoteText">
    <w:name w:val="footnote text"/>
    <w:basedOn w:val="Normal"/>
    <w:link w:val="FootnoteTextChar"/>
    <w:uiPriority w:val="99"/>
    <w:semiHidden/>
    <w:unhideWhenUsed/>
    <w:rsid w:val="00054DCF"/>
  </w:style>
  <w:style w:type="character" w:customStyle="1" w:styleId="FootnoteTextChar">
    <w:name w:val="Footnote Text Char"/>
    <w:basedOn w:val="DefaultParagraphFont"/>
    <w:link w:val="FootnoteText"/>
    <w:uiPriority w:val="99"/>
    <w:semiHidden/>
    <w:rsid w:val="00054DCF"/>
  </w:style>
  <w:style w:type="paragraph" w:styleId="BodyText">
    <w:name w:val="Body Text"/>
    <w:basedOn w:val="Normal"/>
    <w:link w:val="BodyTextChar"/>
    <w:uiPriority w:val="99"/>
    <w:unhideWhenUsed/>
    <w:rsid w:val="00916AC1"/>
    <w:pPr>
      <w:spacing w:after="120"/>
    </w:pPr>
  </w:style>
  <w:style w:type="character" w:customStyle="1" w:styleId="BodyTextChar">
    <w:name w:val="Body Text Char"/>
    <w:basedOn w:val="DefaultParagraphFont"/>
    <w:link w:val="BodyText"/>
    <w:uiPriority w:val="99"/>
    <w:rsid w:val="00916AC1"/>
  </w:style>
  <w:style w:type="paragraph" w:styleId="Revision">
    <w:name w:val="Revision"/>
    <w:hidden/>
    <w:uiPriority w:val="99"/>
    <w:semiHidden/>
    <w:rsid w:val="00D56FC9"/>
  </w:style>
  <w:style w:type="paragraph" w:styleId="Bibliography">
    <w:name w:val="Bibliography"/>
    <w:basedOn w:val="Normal"/>
    <w:next w:val="Normal"/>
    <w:uiPriority w:val="37"/>
    <w:unhideWhenUsed/>
    <w:rsid w:val="00142025"/>
    <w:pPr>
      <w:tabs>
        <w:tab w:val="left" w:pos="384"/>
      </w:tabs>
      <w:spacing w:after="240"/>
      <w:ind w:left="384" w:hanging="384"/>
    </w:pPr>
  </w:style>
  <w:style w:type="paragraph" w:customStyle="1" w:styleId="SMHeading">
    <w:name w:val="SM Heading"/>
    <w:basedOn w:val="Heading1"/>
    <w:qFormat/>
    <w:rsid w:val="00FF6542"/>
    <w:pPr>
      <w:keepLines w:val="0"/>
      <w:spacing w:after="60"/>
    </w:pPr>
    <w:rPr>
      <w:rFonts w:ascii="Times New Roman" w:eastAsia="Times New Roman" w:hAnsi="Times New Roman" w:cs="Times New Roman"/>
      <w:b/>
      <w:bCs/>
      <w:color w:val="auto"/>
      <w:kern w:val="32"/>
      <w:sz w:val="24"/>
      <w:szCs w:val="24"/>
    </w:rPr>
  </w:style>
  <w:style w:type="paragraph" w:customStyle="1" w:styleId="SMSubheading">
    <w:name w:val="SM Subheading"/>
    <w:basedOn w:val="Normal"/>
    <w:qFormat/>
    <w:rsid w:val="00FF6542"/>
    <w:rPr>
      <w:rFonts w:eastAsia="Times New Roman"/>
      <w:sz w:val="24"/>
      <w:u w:val="words"/>
    </w:rPr>
  </w:style>
  <w:style w:type="paragraph" w:customStyle="1" w:styleId="SMText">
    <w:name w:val="SM Text"/>
    <w:basedOn w:val="Normal"/>
    <w:qFormat/>
    <w:rsid w:val="00FF6542"/>
    <w:pPr>
      <w:ind w:firstLine="480"/>
    </w:pPr>
    <w:rPr>
      <w:rFonts w:eastAsia="Times New Roman"/>
      <w:sz w:val="24"/>
    </w:rPr>
  </w:style>
  <w:style w:type="paragraph" w:customStyle="1" w:styleId="SMcaption">
    <w:name w:val="SM caption"/>
    <w:basedOn w:val="SMText"/>
    <w:qFormat/>
    <w:rsid w:val="00FF6542"/>
    <w:pPr>
      <w:ind w:firstLine="0"/>
    </w:pPr>
  </w:style>
  <w:style w:type="paragraph" w:customStyle="1" w:styleId="PubInfo">
    <w:name w:val="PubInfo"/>
    <w:basedOn w:val="Normal"/>
    <w:qFormat/>
    <w:rsid w:val="00FF6542"/>
    <w:pPr>
      <w:suppressAutoHyphens/>
      <w:jc w:val="center"/>
    </w:pPr>
    <w:rPr>
      <w:rFonts w:eastAsia="Times New Roman"/>
      <w:lang w:eastAsia="ar-SA"/>
    </w:rPr>
  </w:style>
  <w:style w:type="character" w:customStyle="1" w:styleId="Heading1Char">
    <w:name w:val="Heading 1 Char"/>
    <w:basedOn w:val="DefaultParagraphFont"/>
    <w:link w:val="Heading1"/>
    <w:uiPriority w:val="9"/>
    <w:rsid w:val="00FF6542"/>
    <w:rPr>
      <w:rFonts w:asciiTheme="majorHAnsi" w:eastAsiaTheme="majorEastAsia" w:hAnsiTheme="majorHAnsi" w:cstheme="majorBidi"/>
      <w:color w:val="2F5496" w:themeColor="accent1" w:themeShade="BF"/>
      <w:sz w:val="32"/>
      <w:szCs w:val="32"/>
    </w:rPr>
  </w:style>
  <w:style w:type="character" w:customStyle="1" w:styleId="gntyacmbo3b">
    <w:name w:val="gntyacmbo3b"/>
    <w:basedOn w:val="DefaultParagraphFont"/>
    <w:rsid w:val="00955A56"/>
  </w:style>
  <w:style w:type="paragraph" w:styleId="Caption">
    <w:name w:val="caption"/>
    <w:basedOn w:val="Normal"/>
    <w:next w:val="Normal"/>
    <w:uiPriority w:val="35"/>
    <w:unhideWhenUsed/>
    <w:qFormat/>
    <w:rsid w:val="00E46EAD"/>
    <w:pPr>
      <w:spacing w:after="200"/>
    </w:pPr>
    <w:rPr>
      <w:i/>
      <w:iCs/>
      <w:color w:val="44546A" w:themeColor="text2"/>
      <w:sz w:val="18"/>
      <w:szCs w:val="18"/>
    </w:rPr>
  </w:style>
  <w:style w:type="character" w:customStyle="1" w:styleId="cl-99d21694">
    <w:name w:val="cl-99d21694"/>
    <w:basedOn w:val="DefaultParagraphFont"/>
    <w:rsid w:val="001855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553178">
      <w:bodyDiv w:val="1"/>
      <w:marLeft w:val="0"/>
      <w:marRight w:val="0"/>
      <w:marTop w:val="0"/>
      <w:marBottom w:val="0"/>
      <w:divBdr>
        <w:top w:val="none" w:sz="0" w:space="0" w:color="auto"/>
        <w:left w:val="none" w:sz="0" w:space="0" w:color="auto"/>
        <w:bottom w:val="none" w:sz="0" w:space="0" w:color="auto"/>
        <w:right w:val="none" w:sz="0" w:space="0" w:color="auto"/>
      </w:divBdr>
    </w:div>
    <w:div w:id="285938848">
      <w:bodyDiv w:val="1"/>
      <w:marLeft w:val="0"/>
      <w:marRight w:val="0"/>
      <w:marTop w:val="0"/>
      <w:marBottom w:val="0"/>
      <w:divBdr>
        <w:top w:val="none" w:sz="0" w:space="0" w:color="auto"/>
        <w:left w:val="none" w:sz="0" w:space="0" w:color="auto"/>
        <w:bottom w:val="none" w:sz="0" w:space="0" w:color="auto"/>
        <w:right w:val="none" w:sz="0" w:space="0" w:color="auto"/>
      </w:divBdr>
    </w:div>
    <w:div w:id="449323904">
      <w:bodyDiv w:val="1"/>
      <w:marLeft w:val="0"/>
      <w:marRight w:val="0"/>
      <w:marTop w:val="0"/>
      <w:marBottom w:val="0"/>
      <w:divBdr>
        <w:top w:val="none" w:sz="0" w:space="0" w:color="auto"/>
        <w:left w:val="none" w:sz="0" w:space="0" w:color="auto"/>
        <w:bottom w:val="none" w:sz="0" w:space="0" w:color="auto"/>
        <w:right w:val="none" w:sz="0" w:space="0" w:color="auto"/>
      </w:divBdr>
      <w:divsChild>
        <w:div w:id="1543517822">
          <w:marLeft w:val="0"/>
          <w:marRight w:val="0"/>
          <w:marTop w:val="0"/>
          <w:marBottom w:val="0"/>
          <w:divBdr>
            <w:top w:val="none" w:sz="0" w:space="0" w:color="auto"/>
            <w:left w:val="none" w:sz="0" w:space="0" w:color="auto"/>
            <w:bottom w:val="none" w:sz="0" w:space="0" w:color="auto"/>
            <w:right w:val="none" w:sz="0" w:space="0" w:color="auto"/>
          </w:divBdr>
          <w:divsChild>
            <w:div w:id="25103484">
              <w:marLeft w:val="0"/>
              <w:marRight w:val="0"/>
              <w:marTop w:val="0"/>
              <w:marBottom w:val="240"/>
              <w:divBdr>
                <w:top w:val="none" w:sz="0" w:space="0" w:color="auto"/>
                <w:left w:val="none" w:sz="0" w:space="0" w:color="auto"/>
                <w:bottom w:val="none" w:sz="0" w:space="0" w:color="auto"/>
                <w:right w:val="none" w:sz="0" w:space="0" w:color="auto"/>
              </w:divBdr>
              <w:divsChild>
                <w:div w:id="935941002">
                  <w:marLeft w:val="600"/>
                  <w:marRight w:val="96"/>
                  <w:marTop w:val="0"/>
                  <w:marBottom w:val="0"/>
                  <w:divBdr>
                    <w:top w:val="none" w:sz="0" w:space="0" w:color="auto"/>
                    <w:left w:val="none" w:sz="0" w:space="0" w:color="auto"/>
                    <w:bottom w:val="none" w:sz="0" w:space="0" w:color="auto"/>
                    <w:right w:val="none" w:sz="0" w:space="0" w:color="auto"/>
                  </w:divBdr>
                </w:div>
              </w:divsChild>
            </w:div>
            <w:div w:id="31075251">
              <w:marLeft w:val="0"/>
              <w:marRight w:val="0"/>
              <w:marTop w:val="0"/>
              <w:marBottom w:val="240"/>
              <w:divBdr>
                <w:top w:val="none" w:sz="0" w:space="0" w:color="auto"/>
                <w:left w:val="none" w:sz="0" w:space="0" w:color="auto"/>
                <w:bottom w:val="none" w:sz="0" w:space="0" w:color="auto"/>
                <w:right w:val="none" w:sz="0" w:space="0" w:color="auto"/>
              </w:divBdr>
              <w:divsChild>
                <w:div w:id="671033740">
                  <w:marLeft w:val="600"/>
                  <w:marRight w:val="96"/>
                  <w:marTop w:val="0"/>
                  <w:marBottom w:val="0"/>
                  <w:divBdr>
                    <w:top w:val="none" w:sz="0" w:space="0" w:color="auto"/>
                    <w:left w:val="none" w:sz="0" w:space="0" w:color="auto"/>
                    <w:bottom w:val="none" w:sz="0" w:space="0" w:color="auto"/>
                    <w:right w:val="none" w:sz="0" w:space="0" w:color="auto"/>
                  </w:divBdr>
                </w:div>
              </w:divsChild>
            </w:div>
            <w:div w:id="47264938">
              <w:marLeft w:val="0"/>
              <w:marRight w:val="0"/>
              <w:marTop w:val="0"/>
              <w:marBottom w:val="240"/>
              <w:divBdr>
                <w:top w:val="none" w:sz="0" w:space="0" w:color="auto"/>
                <w:left w:val="none" w:sz="0" w:space="0" w:color="auto"/>
                <w:bottom w:val="none" w:sz="0" w:space="0" w:color="auto"/>
                <w:right w:val="none" w:sz="0" w:space="0" w:color="auto"/>
              </w:divBdr>
              <w:divsChild>
                <w:div w:id="1575505809">
                  <w:marLeft w:val="600"/>
                  <w:marRight w:val="96"/>
                  <w:marTop w:val="0"/>
                  <w:marBottom w:val="0"/>
                  <w:divBdr>
                    <w:top w:val="none" w:sz="0" w:space="0" w:color="auto"/>
                    <w:left w:val="none" w:sz="0" w:space="0" w:color="auto"/>
                    <w:bottom w:val="none" w:sz="0" w:space="0" w:color="auto"/>
                    <w:right w:val="none" w:sz="0" w:space="0" w:color="auto"/>
                  </w:divBdr>
                </w:div>
              </w:divsChild>
            </w:div>
            <w:div w:id="55666507">
              <w:marLeft w:val="0"/>
              <w:marRight w:val="0"/>
              <w:marTop w:val="0"/>
              <w:marBottom w:val="0"/>
              <w:divBdr>
                <w:top w:val="none" w:sz="0" w:space="0" w:color="auto"/>
                <w:left w:val="none" w:sz="0" w:space="0" w:color="auto"/>
                <w:bottom w:val="none" w:sz="0" w:space="0" w:color="auto"/>
                <w:right w:val="none" w:sz="0" w:space="0" w:color="auto"/>
              </w:divBdr>
              <w:divsChild>
                <w:div w:id="195461082">
                  <w:marLeft w:val="600"/>
                  <w:marRight w:val="96"/>
                  <w:marTop w:val="0"/>
                  <w:marBottom w:val="0"/>
                  <w:divBdr>
                    <w:top w:val="none" w:sz="0" w:space="0" w:color="auto"/>
                    <w:left w:val="none" w:sz="0" w:space="0" w:color="auto"/>
                    <w:bottom w:val="none" w:sz="0" w:space="0" w:color="auto"/>
                    <w:right w:val="none" w:sz="0" w:space="0" w:color="auto"/>
                  </w:divBdr>
                </w:div>
              </w:divsChild>
            </w:div>
            <w:div w:id="90585890">
              <w:marLeft w:val="0"/>
              <w:marRight w:val="0"/>
              <w:marTop w:val="0"/>
              <w:marBottom w:val="240"/>
              <w:divBdr>
                <w:top w:val="none" w:sz="0" w:space="0" w:color="auto"/>
                <w:left w:val="none" w:sz="0" w:space="0" w:color="auto"/>
                <w:bottom w:val="none" w:sz="0" w:space="0" w:color="auto"/>
                <w:right w:val="none" w:sz="0" w:space="0" w:color="auto"/>
              </w:divBdr>
              <w:divsChild>
                <w:div w:id="1394698891">
                  <w:marLeft w:val="600"/>
                  <w:marRight w:val="96"/>
                  <w:marTop w:val="0"/>
                  <w:marBottom w:val="0"/>
                  <w:divBdr>
                    <w:top w:val="none" w:sz="0" w:space="0" w:color="auto"/>
                    <w:left w:val="none" w:sz="0" w:space="0" w:color="auto"/>
                    <w:bottom w:val="none" w:sz="0" w:space="0" w:color="auto"/>
                    <w:right w:val="none" w:sz="0" w:space="0" w:color="auto"/>
                  </w:divBdr>
                </w:div>
              </w:divsChild>
            </w:div>
            <w:div w:id="137890912">
              <w:marLeft w:val="0"/>
              <w:marRight w:val="0"/>
              <w:marTop w:val="0"/>
              <w:marBottom w:val="240"/>
              <w:divBdr>
                <w:top w:val="none" w:sz="0" w:space="0" w:color="auto"/>
                <w:left w:val="none" w:sz="0" w:space="0" w:color="auto"/>
                <w:bottom w:val="none" w:sz="0" w:space="0" w:color="auto"/>
                <w:right w:val="none" w:sz="0" w:space="0" w:color="auto"/>
              </w:divBdr>
              <w:divsChild>
                <w:div w:id="1638563736">
                  <w:marLeft w:val="600"/>
                  <w:marRight w:val="96"/>
                  <w:marTop w:val="0"/>
                  <w:marBottom w:val="0"/>
                  <w:divBdr>
                    <w:top w:val="none" w:sz="0" w:space="0" w:color="auto"/>
                    <w:left w:val="none" w:sz="0" w:space="0" w:color="auto"/>
                    <w:bottom w:val="none" w:sz="0" w:space="0" w:color="auto"/>
                    <w:right w:val="none" w:sz="0" w:space="0" w:color="auto"/>
                  </w:divBdr>
                </w:div>
              </w:divsChild>
            </w:div>
            <w:div w:id="178353735">
              <w:marLeft w:val="0"/>
              <w:marRight w:val="0"/>
              <w:marTop w:val="0"/>
              <w:marBottom w:val="240"/>
              <w:divBdr>
                <w:top w:val="none" w:sz="0" w:space="0" w:color="auto"/>
                <w:left w:val="none" w:sz="0" w:space="0" w:color="auto"/>
                <w:bottom w:val="none" w:sz="0" w:space="0" w:color="auto"/>
                <w:right w:val="none" w:sz="0" w:space="0" w:color="auto"/>
              </w:divBdr>
              <w:divsChild>
                <w:div w:id="389578014">
                  <w:marLeft w:val="600"/>
                  <w:marRight w:val="96"/>
                  <w:marTop w:val="0"/>
                  <w:marBottom w:val="0"/>
                  <w:divBdr>
                    <w:top w:val="none" w:sz="0" w:space="0" w:color="auto"/>
                    <w:left w:val="none" w:sz="0" w:space="0" w:color="auto"/>
                    <w:bottom w:val="none" w:sz="0" w:space="0" w:color="auto"/>
                    <w:right w:val="none" w:sz="0" w:space="0" w:color="auto"/>
                  </w:divBdr>
                </w:div>
              </w:divsChild>
            </w:div>
            <w:div w:id="242760413">
              <w:marLeft w:val="0"/>
              <w:marRight w:val="0"/>
              <w:marTop w:val="0"/>
              <w:marBottom w:val="240"/>
              <w:divBdr>
                <w:top w:val="none" w:sz="0" w:space="0" w:color="auto"/>
                <w:left w:val="none" w:sz="0" w:space="0" w:color="auto"/>
                <w:bottom w:val="none" w:sz="0" w:space="0" w:color="auto"/>
                <w:right w:val="none" w:sz="0" w:space="0" w:color="auto"/>
              </w:divBdr>
              <w:divsChild>
                <w:div w:id="1303119492">
                  <w:marLeft w:val="600"/>
                  <w:marRight w:val="96"/>
                  <w:marTop w:val="0"/>
                  <w:marBottom w:val="0"/>
                  <w:divBdr>
                    <w:top w:val="none" w:sz="0" w:space="0" w:color="auto"/>
                    <w:left w:val="none" w:sz="0" w:space="0" w:color="auto"/>
                    <w:bottom w:val="none" w:sz="0" w:space="0" w:color="auto"/>
                    <w:right w:val="none" w:sz="0" w:space="0" w:color="auto"/>
                  </w:divBdr>
                </w:div>
              </w:divsChild>
            </w:div>
            <w:div w:id="279724059">
              <w:marLeft w:val="0"/>
              <w:marRight w:val="0"/>
              <w:marTop w:val="0"/>
              <w:marBottom w:val="240"/>
              <w:divBdr>
                <w:top w:val="none" w:sz="0" w:space="0" w:color="auto"/>
                <w:left w:val="none" w:sz="0" w:space="0" w:color="auto"/>
                <w:bottom w:val="none" w:sz="0" w:space="0" w:color="auto"/>
                <w:right w:val="none" w:sz="0" w:space="0" w:color="auto"/>
              </w:divBdr>
              <w:divsChild>
                <w:div w:id="849484649">
                  <w:marLeft w:val="600"/>
                  <w:marRight w:val="96"/>
                  <w:marTop w:val="0"/>
                  <w:marBottom w:val="0"/>
                  <w:divBdr>
                    <w:top w:val="none" w:sz="0" w:space="0" w:color="auto"/>
                    <w:left w:val="none" w:sz="0" w:space="0" w:color="auto"/>
                    <w:bottom w:val="none" w:sz="0" w:space="0" w:color="auto"/>
                    <w:right w:val="none" w:sz="0" w:space="0" w:color="auto"/>
                  </w:divBdr>
                </w:div>
              </w:divsChild>
            </w:div>
            <w:div w:id="294678954">
              <w:marLeft w:val="0"/>
              <w:marRight w:val="0"/>
              <w:marTop w:val="0"/>
              <w:marBottom w:val="240"/>
              <w:divBdr>
                <w:top w:val="none" w:sz="0" w:space="0" w:color="auto"/>
                <w:left w:val="none" w:sz="0" w:space="0" w:color="auto"/>
                <w:bottom w:val="none" w:sz="0" w:space="0" w:color="auto"/>
                <w:right w:val="none" w:sz="0" w:space="0" w:color="auto"/>
              </w:divBdr>
              <w:divsChild>
                <w:div w:id="9841827">
                  <w:marLeft w:val="600"/>
                  <w:marRight w:val="96"/>
                  <w:marTop w:val="0"/>
                  <w:marBottom w:val="0"/>
                  <w:divBdr>
                    <w:top w:val="none" w:sz="0" w:space="0" w:color="auto"/>
                    <w:left w:val="none" w:sz="0" w:space="0" w:color="auto"/>
                    <w:bottom w:val="none" w:sz="0" w:space="0" w:color="auto"/>
                    <w:right w:val="none" w:sz="0" w:space="0" w:color="auto"/>
                  </w:divBdr>
                </w:div>
              </w:divsChild>
            </w:div>
            <w:div w:id="335544872">
              <w:marLeft w:val="0"/>
              <w:marRight w:val="0"/>
              <w:marTop w:val="0"/>
              <w:marBottom w:val="240"/>
              <w:divBdr>
                <w:top w:val="none" w:sz="0" w:space="0" w:color="auto"/>
                <w:left w:val="none" w:sz="0" w:space="0" w:color="auto"/>
                <w:bottom w:val="none" w:sz="0" w:space="0" w:color="auto"/>
                <w:right w:val="none" w:sz="0" w:space="0" w:color="auto"/>
              </w:divBdr>
              <w:divsChild>
                <w:div w:id="1623611492">
                  <w:marLeft w:val="600"/>
                  <w:marRight w:val="96"/>
                  <w:marTop w:val="0"/>
                  <w:marBottom w:val="0"/>
                  <w:divBdr>
                    <w:top w:val="none" w:sz="0" w:space="0" w:color="auto"/>
                    <w:left w:val="none" w:sz="0" w:space="0" w:color="auto"/>
                    <w:bottom w:val="none" w:sz="0" w:space="0" w:color="auto"/>
                    <w:right w:val="none" w:sz="0" w:space="0" w:color="auto"/>
                  </w:divBdr>
                </w:div>
              </w:divsChild>
            </w:div>
            <w:div w:id="404380170">
              <w:marLeft w:val="0"/>
              <w:marRight w:val="0"/>
              <w:marTop w:val="0"/>
              <w:marBottom w:val="240"/>
              <w:divBdr>
                <w:top w:val="none" w:sz="0" w:space="0" w:color="auto"/>
                <w:left w:val="none" w:sz="0" w:space="0" w:color="auto"/>
                <w:bottom w:val="none" w:sz="0" w:space="0" w:color="auto"/>
                <w:right w:val="none" w:sz="0" w:space="0" w:color="auto"/>
              </w:divBdr>
              <w:divsChild>
                <w:div w:id="17505996">
                  <w:marLeft w:val="600"/>
                  <w:marRight w:val="96"/>
                  <w:marTop w:val="0"/>
                  <w:marBottom w:val="0"/>
                  <w:divBdr>
                    <w:top w:val="none" w:sz="0" w:space="0" w:color="auto"/>
                    <w:left w:val="none" w:sz="0" w:space="0" w:color="auto"/>
                    <w:bottom w:val="none" w:sz="0" w:space="0" w:color="auto"/>
                    <w:right w:val="none" w:sz="0" w:space="0" w:color="auto"/>
                  </w:divBdr>
                </w:div>
              </w:divsChild>
            </w:div>
            <w:div w:id="508561836">
              <w:marLeft w:val="0"/>
              <w:marRight w:val="0"/>
              <w:marTop w:val="0"/>
              <w:marBottom w:val="240"/>
              <w:divBdr>
                <w:top w:val="none" w:sz="0" w:space="0" w:color="auto"/>
                <w:left w:val="none" w:sz="0" w:space="0" w:color="auto"/>
                <w:bottom w:val="none" w:sz="0" w:space="0" w:color="auto"/>
                <w:right w:val="none" w:sz="0" w:space="0" w:color="auto"/>
              </w:divBdr>
              <w:divsChild>
                <w:div w:id="1724407488">
                  <w:marLeft w:val="600"/>
                  <w:marRight w:val="96"/>
                  <w:marTop w:val="0"/>
                  <w:marBottom w:val="0"/>
                  <w:divBdr>
                    <w:top w:val="none" w:sz="0" w:space="0" w:color="auto"/>
                    <w:left w:val="none" w:sz="0" w:space="0" w:color="auto"/>
                    <w:bottom w:val="none" w:sz="0" w:space="0" w:color="auto"/>
                    <w:right w:val="none" w:sz="0" w:space="0" w:color="auto"/>
                  </w:divBdr>
                </w:div>
              </w:divsChild>
            </w:div>
            <w:div w:id="632367943">
              <w:marLeft w:val="0"/>
              <w:marRight w:val="0"/>
              <w:marTop w:val="0"/>
              <w:marBottom w:val="240"/>
              <w:divBdr>
                <w:top w:val="none" w:sz="0" w:space="0" w:color="auto"/>
                <w:left w:val="none" w:sz="0" w:space="0" w:color="auto"/>
                <w:bottom w:val="none" w:sz="0" w:space="0" w:color="auto"/>
                <w:right w:val="none" w:sz="0" w:space="0" w:color="auto"/>
              </w:divBdr>
              <w:divsChild>
                <w:div w:id="491336985">
                  <w:marLeft w:val="600"/>
                  <w:marRight w:val="96"/>
                  <w:marTop w:val="0"/>
                  <w:marBottom w:val="0"/>
                  <w:divBdr>
                    <w:top w:val="none" w:sz="0" w:space="0" w:color="auto"/>
                    <w:left w:val="none" w:sz="0" w:space="0" w:color="auto"/>
                    <w:bottom w:val="none" w:sz="0" w:space="0" w:color="auto"/>
                    <w:right w:val="none" w:sz="0" w:space="0" w:color="auto"/>
                  </w:divBdr>
                </w:div>
              </w:divsChild>
            </w:div>
            <w:div w:id="652753675">
              <w:marLeft w:val="0"/>
              <w:marRight w:val="0"/>
              <w:marTop w:val="0"/>
              <w:marBottom w:val="240"/>
              <w:divBdr>
                <w:top w:val="none" w:sz="0" w:space="0" w:color="auto"/>
                <w:left w:val="none" w:sz="0" w:space="0" w:color="auto"/>
                <w:bottom w:val="none" w:sz="0" w:space="0" w:color="auto"/>
                <w:right w:val="none" w:sz="0" w:space="0" w:color="auto"/>
              </w:divBdr>
              <w:divsChild>
                <w:div w:id="2317049">
                  <w:marLeft w:val="600"/>
                  <w:marRight w:val="96"/>
                  <w:marTop w:val="0"/>
                  <w:marBottom w:val="0"/>
                  <w:divBdr>
                    <w:top w:val="none" w:sz="0" w:space="0" w:color="auto"/>
                    <w:left w:val="none" w:sz="0" w:space="0" w:color="auto"/>
                    <w:bottom w:val="none" w:sz="0" w:space="0" w:color="auto"/>
                    <w:right w:val="none" w:sz="0" w:space="0" w:color="auto"/>
                  </w:divBdr>
                </w:div>
              </w:divsChild>
            </w:div>
            <w:div w:id="714693644">
              <w:marLeft w:val="0"/>
              <w:marRight w:val="0"/>
              <w:marTop w:val="0"/>
              <w:marBottom w:val="240"/>
              <w:divBdr>
                <w:top w:val="none" w:sz="0" w:space="0" w:color="auto"/>
                <w:left w:val="none" w:sz="0" w:space="0" w:color="auto"/>
                <w:bottom w:val="none" w:sz="0" w:space="0" w:color="auto"/>
                <w:right w:val="none" w:sz="0" w:space="0" w:color="auto"/>
              </w:divBdr>
              <w:divsChild>
                <w:div w:id="228346176">
                  <w:marLeft w:val="600"/>
                  <w:marRight w:val="96"/>
                  <w:marTop w:val="0"/>
                  <w:marBottom w:val="0"/>
                  <w:divBdr>
                    <w:top w:val="none" w:sz="0" w:space="0" w:color="auto"/>
                    <w:left w:val="none" w:sz="0" w:space="0" w:color="auto"/>
                    <w:bottom w:val="none" w:sz="0" w:space="0" w:color="auto"/>
                    <w:right w:val="none" w:sz="0" w:space="0" w:color="auto"/>
                  </w:divBdr>
                </w:div>
              </w:divsChild>
            </w:div>
            <w:div w:id="886184469">
              <w:marLeft w:val="0"/>
              <w:marRight w:val="0"/>
              <w:marTop w:val="0"/>
              <w:marBottom w:val="240"/>
              <w:divBdr>
                <w:top w:val="none" w:sz="0" w:space="0" w:color="auto"/>
                <w:left w:val="none" w:sz="0" w:space="0" w:color="auto"/>
                <w:bottom w:val="none" w:sz="0" w:space="0" w:color="auto"/>
                <w:right w:val="none" w:sz="0" w:space="0" w:color="auto"/>
              </w:divBdr>
              <w:divsChild>
                <w:div w:id="1553229566">
                  <w:marLeft w:val="600"/>
                  <w:marRight w:val="96"/>
                  <w:marTop w:val="0"/>
                  <w:marBottom w:val="0"/>
                  <w:divBdr>
                    <w:top w:val="none" w:sz="0" w:space="0" w:color="auto"/>
                    <w:left w:val="none" w:sz="0" w:space="0" w:color="auto"/>
                    <w:bottom w:val="none" w:sz="0" w:space="0" w:color="auto"/>
                    <w:right w:val="none" w:sz="0" w:space="0" w:color="auto"/>
                  </w:divBdr>
                </w:div>
              </w:divsChild>
            </w:div>
            <w:div w:id="944003011">
              <w:marLeft w:val="0"/>
              <w:marRight w:val="0"/>
              <w:marTop w:val="0"/>
              <w:marBottom w:val="240"/>
              <w:divBdr>
                <w:top w:val="none" w:sz="0" w:space="0" w:color="auto"/>
                <w:left w:val="none" w:sz="0" w:space="0" w:color="auto"/>
                <w:bottom w:val="none" w:sz="0" w:space="0" w:color="auto"/>
                <w:right w:val="none" w:sz="0" w:space="0" w:color="auto"/>
              </w:divBdr>
              <w:divsChild>
                <w:div w:id="252323707">
                  <w:marLeft w:val="600"/>
                  <w:marRight w:val="96"/>
                  <w:marTop w:val="0"/>
                  <w:marBottom w:val="0"/>
                  <w:divBdr>
                    <w:top w:val="none" w:sz="0" w:space="0" w:color="auto"/>
                    <w:left w:val="none" w:sz="0" w:space="0" w:color="auto"/>
                    <w:bottom w:val="none" w:sz="0" w:space="0" w:color="auto"/>
                    <w:right w:val="none" w:sz="0" w:space="0" w:color="auto"/>
                  </w:divBdr>
                </w:div>
              </w:divsChild>
            </w:div>
            <w:div w:id="1064372318">
              <w:marLeft w:val="0"/>
              <w:marRight w:val="0"/>
              <w:marTop w:val="0"/>
              <w:marBottom w:val="240"/>
              <w:divBdr>
                <w:top w:val="none" w:sz="0" w:space="0" w:color="auto"/>
                <w:left w:val="none" w:sz="0" w:space="0" w:color="auto"/>
                <w:bottom w:val="none" w:sz="0" w:space="0" w:color="auto"/>
                <w:right w:val="none" w:sz="0" w:space="0" w:color="auto"/>
              </w:divBdr>
              <w:divsChild>
                <w:div w:id="1254515751">
                  <w:marLeft w:val="600"/>
                  <w:marRight w:val="96"/>
                  <w:marTop w:val="0"/>
                  <w:marBottom w:val="0"/>
                  <w:divBdr>
                    <w:top w:val="none" w:sz="0" w:space="0" w:color="auto"/>
                    <w:left w:val="none" w:sz="0" w:space="0" w:color="auto"/>
                    <w:bottom w:val="none" w:sz="0" w:space="0" w:color="auto"/>
                    <w:right w:val="none" w:sz="0" w:space="0" w:color="auto"/>
                  </w:divBdr>
                </w:div>
              </w:divsChild>
            </w:div>
            <w:div w:id="1064526964">
              <w:marLeft w:val="0"/>
              <w:marRight w:val="0"/>
              <w:marTop w:val="0"/>
              <w:marBottom w:val="240"/>
              <w:divBdr>
                <w:top w:val="none" w:sz="0" w:space="0" w:color="auto"/>
                <w:left w:val="none" w:sz="0" w:space="0" w:color="auto"/>
                <w:bottom w:val="none" w:sz="0" w:space="0" w:color="auto"/>
                <w:right w:val="none" w:sz="0" w:space="0" w:color="auto"/>
              </w:divBdr>
              <w:divsChild>
                <w:div w:id="707990671">
                  <w:marLeft w:val="600"/>
                  <w:marRight w:val="96"/>
                  <w:marTop w:val="0"/>
                  <w:marBottom w:val="0"/>
                  <w:divBdr>
                    <w:top w:val="none" w:sz="0" w:space="0" w:color="auto"/>
                    <w:left w:val="none" w:sz="0" w:space="0" w:color="auto"/>
                    <w:bottom w:val="none" w:sz="0" w:space="0" w:color="auto"/>
                    <w:right w:val="none" w:sz="0" w:space="0" w:color="auto"/>
                  </w:divBdr>
                </w:div>
              </w:divsChild>
            </w:div>
            <w:div w:id="1065763433">
              <w:marLeft w:val="0"/>
              <w:marRight w:val="0"/>
              <w:marTop w:val="0"/>
              <w:marBottom w:val="240"/>
              <w:divBdr>
                <w:top w:val="none" w:sz="0" w:space="0" w:color="auto"/>
                <w:left w:val="none" w:sz="0" w:space="0" w:color="auto"/>
                <w:bottom w:val="none" w:sz="0" w:space="0" w:color="auto"/>
                <w:right w:val="none" w:sz="0" w:space="0" w:color="auto"/>
              </w:divBdr>
              <w:divsChild>
                <w:div w:id="688679058">
                  <w:marLeft w:val="600"/>
                  <w:marRight w:val="96"/>
                  <w:marTop w:val="0"/>
                  <w:marBottom w:val="0"/>
                  <w:divBdr>
                    <w:top w:val="none" w:sz="0" w:space="0" w:color="auto"/>
                    <w:left w:val="none" w:sz="0" w:space="0" w:color="auto"/>
                    <w:bottom w:val="none" w:sz="0" w:space="0" w:color="auto"/>
                    <w:right w:val="none" w:sz="0" w:space="0" w:color="auto"/>
                  </w:divBdr>
                </w:div>
              </w:divsChild>
            </w:div>
            <w:div w:id="1144155775">
              <w:marLeft w:val="0"/>
              <w:marRight w:val="0"/>
              <w:marTop w:val="0"/>
              <w:marBottom w:val="240"/>
              <w:divBdr>
                <w:top w:val="none" w:sz="0" w:space="0" w:color="auto"/>
                <w:left w:val="none" w:sz="0" w:space="0" w:color="auto"/>
                <w:bottom w:val="none" w:sz="0" w:space="0" w:color="auto"/>
                <w:right w:val="none" w:sz="0" w:space="0" w:color="auto"/>
              </w:divBdr>
              <w:divsChild>
                <w:div w:id="1873765305">
                  <w:marLeft w:val="600"/>
                  <w:marRight w:val="96"/>
                  <w:marTop w:val="0"/>
                  <w:marBottom w:val="0"/>
                  <w:divBdr>
                    <w:top w:val="none" w:sz="0" w:space="0" w:color="auto"/>
                    <w:left w:val="none" w:sz="0" w:space="0" w:color="auto"/>
                    <w:bottom w:val="none" w:sz="0" w:space="0" w:color="auto"/>
                    <w:right w:val="none" w:sz="0" w:space="0" w:color="auto"/>
                  </w:divBdr>
                </w:div>
              </w:divsChild>
            </w:div>
            <w:div w:id="1163011424">
              <w:marLeft w:val="0"/>
              <w:marRight w:val="0"/>
              <w:marTop w:val="0"/>
              <w:marBottom w:val="240"/>
              <w:divBdr>
                <w:top w:val="none" w:sz="0" w:space="0" w:color="auto"/>
                <w:left w:val="none" w:sz="0" w:space="0" w:color="auto"/>
                <w:bottom w:val="none" w:sz="0" w:space="0" w:color="auto"/>
                <w:right w:val="none" w:sz="0" w:space="0" w:color="auto"/>
              </w:divBdr>
              <w:divsChild>
                <w:div w:id="1570648016">
                  <w:marLeft w:val="600"/>
                  <w:marRight w:val="96"/>
                  <w:marTop w:val="0"/>
                  <w:marBottom w:val="0"/>
                  <w:divBdr>
                    <w:top w:val="none" w:sz="0" w:space="0" w:color="auto"/>
                    <w:left w:val="none" w:sz="0" w:space="0" w:color="auto"/>
                    <w:bottom w:val="none" w:sz="0" w:space="0" w:color="auto"/>
                    <w:right w:val="none" w:sz="0" w:space="0" w:color="auto"/>
                  </w:divBdr>
                </w:div>
              </w:divsChild>
            </w:div>
            <w:div w:id="1170439458">
              <w:marLeft w:val="0"/>
              <w:marRight w:val="0"/>
              <w:marTop w:val="0"/>
              <w:marBottom w:val="240"/>
              <w:divBdr>
                <w:top w:val="none" w:sz="0" w:space="0" w:color="auto"/>
                <w:left w:val="none" w:sz="0" w:space="0" w:color="auto"/>
                <w:bottom w:val="none" w:sz="0" w:space="0" w:color="auto"/>
                <w:right w:val="none" w:sz="0" w:space="0" w:color="auto"/>
              </w:divBdr>
              <w:divsChild>
                <w:div w:id="1028215906">
                  <w:marLeft w:val="600"/>
                  <w:marRight w:val="96"/>
                  <w:marTop w:val="0"/>
                  <w:marBottom w:val="0"/>
                  <w:divBdr>
                    <w:top w:val="none" w:sz="0" w:space="0" w:color="auto"/>
                    <w:left w:val="none" w:sz="0" w:space="0" w:color="auto"/>
                    <w:bottom w:val="none" w:sz="0" w:space="0" w:color="auto"/>
                    <w:right w:val="none" w:sz="0" w:space="0" w:color="auto"/>
                  </w:divBdr>
                </w:div>
              </w:divsChild>
            </w:div>
            <w:div w:id="1179201255">
              <w:marLeft w:val="0"/>
              <w:marRight w:val="0"/>
              <w:marTop w:val="0"/>
              <w:marBottom w:val="240"/>
              <w:divBdr>
                <w:top w:val="none" w:sz="0" w:space="0" w:color="auto"/>
                <w:left w:val="none" w:sz="0" w:space="0" w:color="auto"/>
                <w:bottom w:val="none" w:sz="0" w:space="0" w:color="auto"/>
                <w:right w:val="none" w:sz="0" w:space="0" w:color="auto"/>
              </w:divBdr>
              <w:divsChild>
                <w:div w:id="1607545304">
                  <w:marLeft w:val="600"/>
                  <w:marRight w:val="96"/>
                  <w:marTop w:val="0"/>
                  <w:marBottom w:val="0"/>
                  <w:divBdr>
                    <w:top w:val="none" w:sz="0" w:space="0" w:color="auto"/>
                    <w:left w:val="none" w:sz="0" w:space="0" w:color="auto"/>
                    <w:bottom w:val="none" w:sz="0" w:space="0" w:color="auto"/>
                    <w:right w:val="none" w:sz="0" w:space="0" w:color="auto"/>
                  </w:divBdr>
                </w:div>
              </w:divsChild>
            </w:div>
            <w:div w:id="1184201207">
              <w:marLeft w:val="0"/>
              <w:marRight w:val="0"/>
              <w:marTop w:val="0"/>
              <w:marBottom w:val="240"/>
              <w:divBdr>
                <w:top w:val="none" w:sz="0" w:space="0" w:color="auto"/>
                <w:left w:val="none" w:sz="0" w:space="0" w:color="auto"/>
                <w:bottom w:val="none" w:sz="0" w:space="0" w:color="auto"/>
                <w:right w:val="none" w:sz="0" w:space="0" w:color="auto"/>
              </w:divBdr>
              <w:divsChild>
                <w:div w:id="1486314077">
                  <w:marLeft w:val="600"/>
                  <w:marRight w:val="96"/>
                  <w:marTop w:val="0"/>
                  <w:marBottom w:val="0"/>
                  <w:divBdr>
                    <w:top w:val="none" w:sz="0" w:space="0" w:color="auto"/>
                    <w:left w:val="none" w:sz="0" w:space="0" w:color="auto"/>
                    <w:bottom w:val="none" w:sz="0" w:space="0" w:color="auto"/>
                    <w:right w:val="none" w:sz="0" w:space="0" w:color="auto"/>
                  </w:divBdr>
                </w:div>
              </w:divsChild>
            </w:div>
            <w:div w:id="1185434659">
              <w:marLeft w:val="0"/>
              <w:marRight w:val="0"/>
              <w:marTop w:val="0"/>
              <w:marBottom w:val="240"/>
              <w:divBdr>
                <w:top w:val="none" w:sz="0" w:space="0" w:color="auto"/>
                <w:left w:val="none" w:sz="0" w:space="0" w:color="auto"/>
                <w:bottom w:val="none" w:sz="0" w:space="0" w:color="auto"/>
                <w:right w:val="none" w:sz="0" w:space="0" w:color="auto"/>
              </w:divBdr>
              <w:divsChild>
                <w:div w:id="1986428855">
                  <w:marLeft w:val="600"/>
                  <w:marRight w:val="96"/>
                  <w:marTop w:val="0"/>
                  <w:marBottom w:val="0"/>
                  <w:divBdr>
                    <w:top w:val="none" w:sz="0" w:space="0" w:color="auto"/>
                    <w:left w:val="none" w:sz="0" w:space="0" w:color="auto"/>
                    <w:bottom w:val="none" w:sz="0" w:space="0" w:color="auto"/>
                    <w:right w:val="none" w:sz="0" w:space="0" w:color="auto"/>
                  </w:divBdr>
                </w:div>
              </w:divsChild>
            </w:div>
            <w:div w:id="1200899724">
              <w:marLeft w:val="0"/>
              <w:marRight w:val="0"/>
              <w:marTop w:val="0"/>
              <w:marBottom w:val="240"/>
              <w:divBdr>
                <w:top w:val="none" w:sz="0" w:space="0" w:color="auto"/>
                <w:left w:val="none" w:sz="0" w:space="0" w:color="auto"/>
                <w:bottom w:val="none" w:sz="0" w:space="0" w:color="auto"/>
                <w:right w:val="none" w:sz="0" w:space="0" w:color="auto"/>
              </w:divBdr>
              <w:divsChild>
                <w:div w:id="593786506">
                  <w:marLeft w:val="600"/>
                  <w:marRight w:val="96"/>
                  <w:marTop w:val="0"/>
                  <w:marBottom w:val="0"/>
                  <w:divBdr>
                    <w:top w:val="none" w:sz="0" w:space="0" w:color="auto"/>
                    <w:left w:val="none" w:sz="0" w:space="0" w:color="auto"/>
                    <w:bottom w:val="none" w:sz="0" w:space="0" w:color="auto"/>
                    <w:right w:val="none" w:sz="0" w:space="0" w:color="auto"/>
                  </w:divBdr>
                </w:div>
              </w:divsChild>
            </w:div>
            <w:div w:id="1212840290">
              <w:marLeft w:val="0"/>
              <w:marRight w:val="0"/>
              <w:marTop w:val="0"/>
              <w:marBottom w:val="240"/>
              <w:divBdr>
                <w:top w:val="none" w:sz="0" w:space="0" w:color="auto"/>
                <w:left w:val="none" w:sz="0" w:space="0" w:color="auto"/>
                <w:bottom w:val="none" w:sz="0" w:space="0" w:color="auto"/>
                <w:right w:val="none" w:sz="0" w:space="0" w:color="auto"/>
              </w:divBdr>
              <w:divsChild>
                <w:div w:id="1164079891">
                  <w:marLeft w:val="600"/>
                  <w:marRight w:val="96"/>
                  <w:marTop w:val="0"/>
                  <w:marBottom w:val="0"/>
                  <w:divBdr>
                    <w:top w:val="none" w:sz="0" w:space="0" w:color="auto"/>
                    <w:left w:val="none" w:sz="0" w:space="0" w:color="auto"/>
                    <w:bottom w:val="none" w:sz="0" w:space="0" w:color="auto"/>
                    <w:right w:val="none" w:sz="0" w:space="0" w:color="auto"/>
                  </w:divBdr>
                </w:div>
              </w:divsChild>
            </w:div>
            <w:div w:id="1412461362">
              <w:marLeft w:val="0"/>
              <w:marRight w:val="0"/>
              <w:marTop w:val="0"/>
              <w:marBottom w:val="240"/>
              <w:divBdr>
                <w:top w:val="none" w:sz="0" w:space="0" w:color="auto"/>
                <w:left w:val="none" w:sz="0" w:space="0" w:color="auto"/>
                <w:bottom w:val="none" w:sz="0" w:space="0" w:color="auto"/>
                <w:right w:val="none" w:sz="0" w:space="0" w:color="auto"/>
              </w:divBdr>
              <w:divsChild>
                <w:div w:id="1357779558">
                  <w:marLeft w:val="600"/>
                  <w:marRight w:val="96"/>
                  <w:marTop w:val="0"/>
                  <w:marBottom w:val="0"/>
                  <w:divBdr>
                    <w:top w:val="none" w:sz="0" w:space="0" w:color="auto"/>
                    <w:left w:val="none" w:sz="0" w:space="0" w:color="auto"/>
                    <w:bottom w:val="none" w:sz="0" w:space="0" w:color="auto"/>
                    <w:right w:val="none" w:sz="0" w:space="0" w:color="auto"/>
                  </w:divBdr>
                </w:div>
              </w:divsChild>
            </w:div>
            <w:div w:id="1420059797">
              <w:marLeft w:val="0"/>
              <w:marRight w:val="0"/>
              <w:marTop w:val="0"/>
              <w:marBottom w:val="240"/>
              <w:divBdr>
                <w:top w:val="none" w:sz="0" w:space="0" w:color="auto"/>
                <w:left w:val="none" w:sz="0" w:space="0" w:color="auto"/>
                <w:bottom w:val="none" w:sz="0" w:space="0" w:color="auto"/>
                <w:right w:val="none" w:sz="0" w:space="0" w:color="auto"/>
              </w:divBdr>
              <w:divsChild>
                <w:div w:id="2100978150">
                  <w:marLeft w:val="600"/>
                  <w:marRight w:val="96"/>
                  <w:marTop w:val="0"/>
                  <w:marBottom w:val="0"/>
                  <w:divBdr>
                    <w:top w:val="none" w:sz="0" w:space="0" w:color="auto"/>
                    <w:left w:val="none" w:sz="0" w:space="0" w:color="auto"/>
                    <w:bottom w:val="none" w:sz="0" w:space="0" w:color="auto"/>
                    <w:right w:val="none" w:sz="0" w:space="0" w:color="auto"/>
                  </w:divBdr>
                </w:div>
              </w:divsChild>
            </w:div>
            <w:div w:id="1454052163">
              <w:marLeft w:val="0"/>
              <w:marRight w:val="0"/>
              <w:marTop w:val="0"/>
              <w:marBottom w:val="240"/>
              <w:divBdr>
                <w:top w:val="none" w:sz="0" w:space="0" w:color="auto"/>
                <w:left w:val="none" w:sz="0" w:space="0" w:color="auto"/>
                <w:bottom w:val="none" w:sz="0" w:space="0" w:color="auto"/>
                <w:right w:val="none" w:sz="0" w:space="0" w:color="auto"/>
              </w:divBdr>
              <w:divsChild>
                <w:div w:id="1214972060">
                  <w:marLeft w:val="600"/>
                  <w:marRight w:val="96"/>
                  <w:marTop w:val="0"/>
                  <w:marBottom w:val="0"/>
                  <w:divBdr>
                    <w:top w:val="none" w:sz="0" w:space="0" w:color="auto"/>
                    <w:left w:val="none" w:sz="0" w:space="0" w:color="auto"/>
                    <w:bottom w:val="none" w:sz="0" w:space="0" w:color="auto"/>
                    <w:right w:val="none" w:sz="0" w:space="0" w:color="auto"/>
                  </w:divBdr>
                </w:div>
              </w:divsChild>
            </w:div>
            <w:div w:id="1462066194">
              <w:marLeft w:val="0"/>
              <w:marRight w:val="0"/>
              <w:marTop w:val="0"/>
              <w:marBottom w:val="240"/>
              <w:divBdr>
                <w:top w:val="none" w:sz="0" w:space="0" w:color="auto"/>
                <w:left w:val="none" w:sz="0" w:space="0" w:color="auto"/>
                <w:bottom w:val="none" w:sz="0" w:space="0" w:color="auto"/>
                <w:right w:val="none" w:sz="0" w:space="0" w:color="auto"/>
              </w:divBdr>
              <w:divsChild>
                <w:div w:id="1914969552">
                  <w:marLeft w:val="600"/>
                  <w:marRight w:val="96"/>
                  <w:marTop w:val="0"/>
                  <w:marBottom w:val="0"/>
                  <w:divBdr>
                    <w:top w:val="none" w:sz="0" w:space="0" w:color="auto"/>
                    <w:left w:val="none" w:sz="0" w:space="0" w:color="auto"/>
                    <w:bottom w:val="none" w:sz="0" w:space="0" w:color="auto"/>
                    <w:right w:val="none" w:sz="0" w:space="0" w:color="auto"/>
                  </w:divBdr>
                </w:div>
              </w:divsChild>
            </w:div>
            <w:div w:id="1550605083">
              <w:marLeft w:val="0"/>
              <w:marRight w:val="0"/>
              <w:marTop w:val="0"/>
              <w:marBottom w:val="240"/>
              <w:divBdr>
                <w:top w:val="none" w:sz="0" w:space="0" w:color="auto"/>
                <w:left w:val="none" w:sz="0" w:space="0" w:color="auto"/>
                <w:bottom w:val="none" w:sz="0" w:space="0" w:color="auto"/>
                <w:right w:val="none" w:sz="0" w:space="0" w:color="auto"/>
              </w:divBdr>
              <w:divsChild>
                <w:div w:id="791510524">
                  <w:marLeft w:val="600"/>
                  <w:marRight w:val="96"/>
                  <w:marTop w:val="0"/>
                  <w:marBottom w:val="0"/>
                  <w:divBdr>
                    <w:top w:val="none" w:sz="0" w:space="0" w:color="auto"/>
                    <w:left w:val="none" w:sz="0" w:space="0" w:color="auto"/>
                    <w:bottom w:val="none" w:sz="0" w:space="0" w:color="auto"/>
                    <w:right w:val="none" w:sz="0" w:space="0" w:color="auto"/>
                  </w:divBdr>
                </w:div>
              </w:divsChild>
            </w:div>
            <w:div w:id="1577663867">
              <w:marLeft w:val="0"/>
              <w:marRight w:val="0"/>
              <w:marTop w:val="0"/>
              <w:marBottom w:val="240"/>
              <w:divBdr>
                <w:top w:val="none" w:sz="0" w:space="0" w:color="auto"/>
                <w:left w:val="none" w:sz="0" w:space="0" w:color="auto"/>
                <w:bottom w:val="none" w:sz="0" w:space="0" w:color="auto"/>
                <w:right w:val="none" w:sz="0" w:space="0" w:color="auto"/>
              </w:divBdr>
              <w:divsChild>
                <w:div w:id="488711453">
                  <w:marLeft w:val="600"/>
                  <w:marRight w:val="96"/>
                  <w:marTop w:val="0"/>
                  <w:marBottom w:val="0"/>
                  <w:divBdr>
                    <w:top w:val="none" w:sz="0" w:space="0" w:color="auto"/>
                    <w:left w:val="none" w:sz="0" w:space="0" w:color="auto"/>
                    <w:bottom w:val="none" w:sz="0" w:space="0" w:color="auto"/>
                    <w:right w:val="none" w:sz="0" w:space="0" w:color="auto"/>
                  </w:divBdr>
                </w:div>
              </w:divsChild>
            </w:div>
            <w:div w:id="1588928929">
              <w:marLeft w:val="0"/>
              <w:marRight w:val="0"/>
              <w:marTop w:val="0"/>
              <w:marBottom w:val="240"/>
              <w:divBdr>
                <w:top w:val="none" w:sz="0" w:space="0" w:color="auto"/>
                <w:left w:val="none" w:sz="0" w:space="0" w:color="auto"/>
                <w:bottom w:val="none" w:sz="0" w:space="0" w:color="auto"/>
                <w:right w:val="none" w:sz="0" w:space="0" w:color="auto"/>
              </w:divBdr>
              <w:divsChild>
                <w:div w:id="1135024319">
                  <w:marLeft w:val="600"/>
                  <w:marRight w:val="96"/>
                  <w:marTop w:val="0"/>
                  <w:marBottom w:val="0"/>
                  <w:divBdr>
                    <w:top w:val="none" w:sz="0" w:space="0" w:color="auto"/>
                    <w:left w:val="none" w:sz="0" w:space="0" w:color="auto"/>
                    <w:bottom w:val="none" w:sz="0" w:space="0" w:color="auto"/>
                    <w:right w:val="none" w:sz="0" w:space="0" w:color="auto"/>
                  </w:divBdr>
                </w:div>
              </w:divsChild>
            </w:div>
            <w:div w:id="1675305245">
              <w:marLeft w:val="0"/>
              <w:marRight w:val="0"/>
              <w:marTop w:val="0"/>
              <w:marBottom w:val="240"/>
              <w:divBdr>
                <w:top w:val="none" w:sz="0" w:space="0" w:color="auto"/>
                <w:left w:val="none" w:sz="0" w:space="0" w:color="auto"/>
                <w:bottom w:val="none" w:sz="0" w:space="0" w:color="auto"/>
                <w:right w:val="none" w:sz="0" w:space="0" w:color="auto"/>
              </w:divBdr>
              <w:divsChild>
                <w:div w:id="1946501354">
                  <w:marLeft w:val="600"/>
                  <w:marRight w:val="96"/>
                  <w:marTop w:val="0"/>
                  <w:marBottom w:val="0"/>
                  <w:divBdr>
                    <w:top w:val="none" w:sz="0" w:space="0" w:color="auto"/>
                    <w:left w:val="none" w:sz="0" w:space="0" w:color="auto"/>
                    <w:bottom w:val="none" w:sz="0" w:space="0" w:color="auto"/>
                    <w:right w:val="none" w:sz="0" w:space="0" w:color="auto"/>
                  </w:divBdr>
                </w:div>
              </w:divsChild>
            </w:div>
            <w:div w:id="1791699673">
              <w:marLeft w:val="0"/>
              <w:marRight w:val="0"/>
              <w:marTop w:val="0"/>
              <w:marBottom w:val="240"/>
              <w:divBdr>
                <w:top w:val="none" w:sz="0" w:space="0" w:color="auto"/>
                <w:left w:val="none" w:sz="0" w:space="0" w:color="auto"/>
                <w:bottom w:val="none" w:sz="0" w:space="0" w:color="auto"/>
                <w:right w:val="none" w:sz="0" w:space="0" w:color="auto"/>
              </w:divBdr>
              <w:divsChild>
                <w:div w:id="1796169934">
                  <w:marLeft w:val="600"/>
                  <w:marRight w:val="96"/>
                  <w:marTop w:val="0"/>
                  <w:marBottom w:val="0"/>
                  <w:divBdr>
                    <w:top w:val="none" w:sz="0" w:space="0" w:color="auto"/>
                    <w:left w:val="none" w:sz="0" w:space="0" w:color="auto"/>
                    <w:bottom w:val="none" w:sz="0" w:space="0" w:color="auto"/>
                    <w:right w:val="none" w:sz="0" w:space="0" w:color="auto"/>
                  </w:divBdr>
                </w:div>
              </w:divsChild>
            </w:div>
            <w:div w:id="1844274209">
              <w:marLeft w:val="0"/>
              <w:marRight w:val="0"/>
              <w:marTop w:val="0"/>
              <w:marBottom w:val="240"/>
              <w:divBdr>
                <w:top w:val="none" w:sz="0" w:space="0" w:color="auto"/>
                <w:left w:val="none" w:sz="0" w:space="0" w:color="auto"/>
                <w:bottom w:val="none" w:sz="0" w:space="0" w:color="auto"/>
                <w:right w:val="none" w:sz="0" w:space="0" w:color="auto"/>
              </w:divBdr>
              <w:divsChild>
                <w:div w:id="1329290846">
                  <w:marLeft w:val="600"/>
                  <w:marRight w:val="96"/>
                  <w:marTop w:val="0"/>
                  <w:marBottom w:val="0"/>
                  <w:divBdr>
                    <w:top w:val="none" w:sz="0" w:space="0" w:color="auto"/>
                    <w:left w:val="none" w:sz="0" w:space="0" w:color="auto"/>
                    <w:bottom w:val="none" w:sz="0" w:space="0" w:color="auto"/>
                    <w:right w:val="none" w:sz="0" w:space="0" w:color="auto"/>
                  </w:divBdr>
                </w:div>
              </w:divsChild>
            </w:div>
            <w:div w:id="1900243356">
              <w:marLeft w:val="0"/>
              <w:marRight w:val="0"/>
              <w:marTop w:val="0"/>
              <w:marBottom w:val="240"/>
              <w:divBdr>
                <w:top w:val="none" w:sz="0" w:space="0" w:color="auto"/>
                <w:left w:val="none" w:sz="0" w:space="0" w:color="auto"/>
                <w:bottom w:val="none" w:sz="0" w:space="0" w:color="auto"/>
                <w:right w:val="none" w:sz="0" w:space="0" w:color="auto"/>
              </w:divBdr>
              <w:divsChild>
                <w:div w:id="1553809278">
                  <w:marLeft w:val="600"/>
                  <w:marRight w:val="96"/>
                  <w:marTop w:val="0"/>
                  <w:marBottom w:val="0"/>
                  <w:divBdr>
                    <w:top w:val="none" w:sz="0" w:space="0" w:color="auto"/>
                    <w:left w:val="none" w:sz="0" w:space="0" w:color="auto"/>
                    <w:bottom w:val="none" w:sz="0" w:space="0" w:color="auto"/>
                    <w:right w:val="none" w:sz="0" w:space="0" w:color="auto"/>
                  </w:divBdr>
                </w:div>
              </w:divsChild>
            </w:div>
            <w:div w:id="1916040235">
              <w:marLeft w:val="0"/>
              <w:marRight w:val="0"/>
              <w:marTop w:val="0"/>
              <w:marBottom w:val="240"/>
              <w:divBdr>
                <w:top w:val="none" w:sz="0" w:space="0" w:color="auto"/>
                <w:left w:val="none" w:sz="0" w:space="0" w:color="auto"/>
                <w:bottom w:val="none" w:sz="0" w:space="0" w:color="auto"/>
                <w:right w:val="none" w:sz="0" w:space="0" w:color="auto"/>
              </w:divBdr>
              <w:divsChild>
                <w:div w:id="213464865">
                  <w:marLeft w:val="600"/>
                  <w:marRight w:val="96"/>
                  <w:marTop w:val="0"/>
                  <w:marBottom w:val="0"/>
                  <w:divBdr>
                    <w:top w:val="none" w:sz="0" w:space="0" w:color="auto"/>
                    <w:left w:val="none" w:sz="0" w:space="0" w:color="auto"/>
                    <w:bottom w:val="none" w:sz="0" w:space="0" w:color="auto"/>
                    <w:right w:val="none" w:sz="0" w:space="0" w:color="auto"/>
                  </w:divBdr>
                </w:div>
              </w:divsChild>
            </w:div>
            <w:div w:id="1920290728">
              <w:marLeft w:val="0"/>
              <w:marRight w:val="0"/>
              <w:marTop w:val="0"/>
              <w:marBottom w:val="240"/>
              <w:divBdr>
                <w:top w:val="none" w:sz="0" w:space="0" w:color="auto"/>
                <w:left w:val="none" w:sz="0" w:space="0" w:color="auto"/>
                <w:bottom w:val="none" w:sz="0" w:space="0" w:color="auto"/>
                <w:right w:val="none" w:sz="0" w:space="0" w:color="auto"/>
              </w:divBdr>
              <w:divsChild>
                <w:div w:id="564994217">
                  <w:marLeft w:val="600"/>
                  <w:marRight w:val="96"/>
                  <w:marTop w:val="0"/>
                  <w:marBottom w:val="0"/>
                  <w:divBdr>
                    <w:top w:val="none" w:sz="0" w:space="0" w:color="auto"/>
                    <w:left w:val="none" w:sz="0" w:space="0" w:color="auto"/>
                    <w:bottom w:val="none" w:sz="0" w:space="0" w:color="auto"/>
                    <w:right w:val="none" w:sz="0" w:space="0" w:color="auto"/>
                  </w:divBdr>
                </w:div>
              </w:divsChild>
            </w:div>
            <w:div w:id="1927496632">
              <w:marLeft w:val="0"/>
              <w:marRight w:val="0"/>
              <w:marTop w:val="0"/>
              <w:marBottom w:val="240"/>
              <w:divBdr>
                <w:top w:val="none" w:sz="0" w:space="0" w:color="auto"/>
                <w:left w:val="none" w:sz="0" w:space="0" w:color="auto"/>
                <w:bottom w:val="none" w:sz="0" w:space="0" w:color="auto"/>
                <w:right w:val="none" w:sz="0" w:space="0" w:color="auto"/>
              </w:divBdr>
              <w:divsChild>
                <w:div w:id="1655527757">
                  <w:marLeft w:val="600"/>
                  <w:marRight w:val="96"/>
                  <w:marTop w:val="0"/>
                  <w:marBottom w:val="0"/>
                  <w:divBdr>
                    <w:top w:val="none" w:sz="0" w:space="0" w:color="auto"/>
                    <w:left w:val="none" w:sz="0" w:space="0" w:color="auto"/>
                    <w:bottom w:val="none" w:sz="0" w:space="0" w:color="auto"/>
                    <w:right w:val="none" w:sz="0" w:space="0" w:color="auto"/>
                  </w:divBdr>
                </w:div>
              </w:divsChild>
            </w:div>
            <w:div w:id="1983726336">
              <w:marLeft w:val="0"/>
              <w:marRight w:val="0"/>
              <w:marTop w:val="0"/>
              <w:marBottom w:val="240"/>
              <w:divBdr>
                <w:top w:val="none" w:sz="0" w:space="0" w:color="auto"/>
                <w:left w:val="none" w:sz="0" w:space="0" w:color="auto"/>
                <w:bottom w:val="none" w:sz="0" w:space="0" w:color="auto"/>
                <w:right w:val="none" w:sz="0" w:space="0" w:color="auto"/>
              </w:divBdr>
              <w:divsChild>
                <w:div w:id="1195735165">
                  <w:marLeft w:val="600"/>
                  <w:marRight w:val="96"/>
                  <w:marTop w:val="0"/>
                  <w:marBottom w:val="0"/>
                  <w:divBdr>
                    <w:top w:val="none" w:sz="0" w:space="0" w:color="auto"/>
                    <w:left w:val="none" w:sz="0" w:space="0" w:color="auto"/>
                    <w:bottom w:val="none" w:sz="0" w:space="0" w:color="auto"/>
                    <w:right w:val="none" w:sz="0" w:space="0" w:color="auto"/>
                  </w:divBdr>
                </w:div>
              </w:divsChild>
            </w:div>
            <w:div w:id="2037850860">
              <w:marLeft w:val="0"/>
              <w:marRight w:val="0"/>
              <w:marTop w:val="0"/>
              <w:marBottom w:val="240"/>
              <w:divBdr>
                <w:top w:val="none" w:sz="0" w:space="0" w:color="auto"/>
                <w:left w:val="none" w:sz="0" w:space="0" w:color="auto"/>
                <w:bottom w:val="none" w:sz="0" w:space="0" w:color="auto"/>
                <w:right w:val="none" w:sz="0" w:space="0" w:color="auto"/>
              </w:divBdr>
              <w:divsChild>
                <w:div w:id="365915577">
                  <w:marLeft w:val="600"/>
                  <w:marRight w:val="96"/>
                  <w:marTop w:val="0"/>
                  <w:marBottom w:val="0"/>
                  <w:divBdr>
                    <w:top w:val="none" w:sz="0" w:space="0" w:color="auto"/>
                    <w:left w:val="none" w:sz="0" w:space="0" w:color="auto"/>
                    <w:bottom w:val="none" w:sz="0" w:space="0" w:color="auto"/>
                    <w:right w:val="none" w:sz="0" w:space="0" w:color="auto"/>
                  </w:divBdr>
                </w:div>
              </w:divsChild>
            </w:div>
            <w:div w:id="2047488598">
              <w:marLeft w:val="0"/>
              <w:marRight w:val="0"/>
              <w:marTop w:val="0"/>
              <w:marBottom w:val="240"/>
              <w:divBdr>
                <w:top w:val="none" w:sz="0" w:space="0" w:color="auto"/>
                <w:left w:val="none" w:sz="0" w:space="0" w:color="auto"/>
                <w:bottom w:val="none" w:sz="0" w:space="0" w:color="auto"/>
                <w:right w:val="none" w:sz="0" w:space="0" w:color="auto"/>
              </w:divBdr>
              <w:divsChild>
                <w:div w:id="560946276">
                  <w:marLeft w:val="600"/>
                  <w:marRight w:val="96"/>
                  <w:marTop w:val="0"/>
                  <w:marBottom w:val="0"/>
                  <w:divBdr>
                    <w:top w:val="none" w:sz="0" w:space="0" w:color="auto"/>
                    <w:left w:val="none" w:sz="0" w:space="0" w:color="auto"/>
                    <w:bottom w:val="none" w:sz="0" w:space="0" w:color="auto"/>
                    <w:right w:val="none" w:sz="0" w:space="0" w:color="auto"/>
                  </w:divBdr>
                </w:div>
              </w:divsChild>
            </w:div>
            <w:div w:id="2069721906">
              <w:marLeft w:val="0"/>
              <w:marRight w:val="0"/>
              <w:marTop w:val="0"/>
              <w:marBottom w:val="240"/>
              <w:divBdr>
                <w:top w:val="none" w:sz="0" w:space="0" w:color="auto"/>
                <w:left w:val="none" w:sz="0" w:space="0" w:color="auto"/>
                <w:bottom w:val="none" w:sz="0" w:space="0" w:color="auto"/>
                <w:right w:val="none" w:sz="0" w:space="0" w:color="auto"/>
              </w:divBdr>
              <w:divsChild>
                <w:div w:id="1686709797">
                  <w:marLeft w:val="600"/>
                  <w:marRight w:val="96"/>
                  <w:marTop w:val="0"/>
                  <w:marBottom w:val="0"/>
                  <w:divBdr>
                    <w:top w:val="none" w:sz="0" w:space="0" w:color="auto"/>
                    <w:left w:val="none" w:sz="0" w:space="0" w:color="auto"/>
                    <w:bottom w:val="none" w:sz="0" w:space="0" w:color="auto"/>
                    <w:right w:val="none" w:sz="0" w:space="0" w:color="auto"/>
                  </w:divBdr>
                </w:div>
              </w:divsChild>
            </w:div>
            <w:div w:id="2079278716">
              <w:marLeft w:val="0"/>
              <w:marRight w:val="0"/>
              <w:marTop w:val="0"/>
              <w:marBottom w:val="240"/>
              <w:divBdr>
                <w:top w:val="none" w:sz="0" w:space="0" w:color="auto"/>
                <w:left w:val="none" w:sz="0" w:space="0" w:color="auto"/>
                <w:bottom w:val="none" w:sz="0" w:space="0" w:color="auto"/>
                <w:right w:val="none" w:sz="0" w:space="0" w:color="auto"/>
              </w:divBdr>
              <w:divsChild>
                <w:div w:id="1980449903">
                  <w:marLeft w:val="600"/>
                  <w:marRight w:val="96"/>
                  <w:marTop w:val="0"/>
                  <w:marBottom w:val="0"/>
                  <w:divBdr>
                    <w:top w:val="none" w:sz="0" w:space="0" w:color="auto"/>
                    <w:left w:val="none" w:sz="0" w:space="0" w:color="auto"/>
                    <w:bottom w:val="none" w:sz="0" w:space="0" w:color="auto"/>
                    <w:right w:val="none" w:sz="0" w:space="0" w:color="auto"/>
                  </w:divBdr>
                </w:div>
              </w:divsChild>
            </w:div>
            <w:div w:id="2112436667">
              <w:marLeft w:val="0"/>
              <w:marRight w:val="0"/>
              <w:marTop w:val="0"/>
              <w:marBottom w:val="240"/>
              <w:divBdr>
                <w:top w:val="none" w:sz="0" w:space="0" w:color="auto"/>
                <w:left w:val="none" w:sz="0" w:space="0" w:color="auto"/>
                <w:bottom w:val="none" w:sz="0" w:space="0" w:color="auto"/>
                <w:right w:val="none" w:sz="0" w:space="0" w:color="auto"/>
              </w:divBdr>
              <w:divsChild>
                <w:div w:id="1084375908">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25563371">
      <w:bodyDiv w:val="1"/>
      <w:marLeft w:val="0"/>
      <w:marRight w:val="0"/>
      <w:marTop w:val="0"/>
      <w:marBottom w:val="0"/>
      <w:divBdr>
        <w:top w:val="none" w:sz="0" w:space="0" w:color="auto"/>
        <w:left w:val="none" w:sz="0" w:space="0" w:color="auto"/>
        <w:bottom w:val="none" w:sz="0" w:space="0" w:color="auto"/>
        <w:right w:val="none" w:sz="0" w:space="0" w:color="auto"/>
      </w:divBdr>
    </w:div>
    <w:div w:id="532501542">
      <w:bodyDiv w:val="1"/>
      <w:marLeft w:val="0"/>
      <w:marRight w:val="0"/>
      <w:marTop w:val="0"/>
      <w:marBottom w:val="0"/>
      <w:divBdr>
        <w:top w:val="none" w:sz="0" w:space="0" w:color="auto"/>
        <w:left w:val="none" w:sz="0" w:space="0" w:color="auto"/>
        <w:bottom w:val="none" w:sz="0" w:space="0" w:color="auto"/>
        <w:right w:val="none" w:sz="0" w:space="0" w:color="auto"/>
      </w:divBdr>
    </w:div>
    <w:div w:id="649990238">
      <w:bodyDiv w:val="1"/>
      <w:marLeft w:val="0"/>
      <w:marRight w:val="0"/>
      <w:marTop w:val="0"/>
      <w:marBottom w:val="0"/>
      <w:divBdr>
        <w:top w:val="none" w:sz="0" w:space="0" w:color="auto"/>
        <w:left w:val="none" w:sz="0" w:space="0" w:color="auto"/>
        <w:bottom w:val="none" w:sz="0" w:space="0" w:color="auto"/>
        <w:right w:val="none" w:sz="0" w:space="0" w:color="auto"/>
      </w:divBdr>
    </w:div>
    <w:div w:id="730538613">
      <w:bodyDiv w:val="1"/>
      <w:marLeft w:val="0"/>
      <w:marRight w:val="0"/>
      <w:marTop w:val="0"/>
      <w:marBottom w:val="0"/>
      <w:divBdr>
        <w:top w:val="none" w:sz="0" w:space="0" w:color="auto"/>
        <w:left w:val="none" w:sz="0" w:space="0" w:color="auto"/>
        <w:bottom w:val="none" w:sz="0" w:space="0" w:color="auto"/>
        <w:right w:val="none" w:sz="0" w:space="0" w:color="auto"/>
      </w:divBdr>
    </w:div>
    <w:div w:id="834564918">
      <w:bodyDiv w:val="1"/>
      <w:marLeft w:val="0"/>
      <w:marRight w:val="0"/>
      <w:marTop w:val="0"/>
      <w:marBottom w:val="0"/>
      <w:divBdr>
        <w:top w:val="none" w:sz="0" w:space="0" w:color="auto"/>
        <w:left w:val="none" w:sz="0" w:space="0" w:color="auto"/>
        <w:bottom w:val="none" w:sz="0" w:space="0" w:color="auto"/>
        <w:right w:val="none" w:sz="0" w:space="0" w:color="auto"/>
      </w:divBdr>
    </w:div>
    <w:div w:id="1061559693">
      <w:bodyDiv w:val="1"/>
      <w:marLeft w:val="0"/>
      <w:marRight w:val="0"/>
      <w:marTop w:val="0"/>
      <w:marBottom w:val="0"/>
      <w:divBdr>
        <w:top w:val="none" w:sz="0" w:space="0" w:color="auto"/>
        <w:left w:val="none" w:sz="0" w:space="0" w:color="auto"/>
        <w:bottom w:val="none" w:sz="0" w:space="0" w:color="auto"/>
        <w:right w:val="none" w:sz="0" w:space="0" w:color="auto"/>
      </w:divBdr>
      <w:divsChild>
        <w:div w:id="1882672749">
          <w:marLeft w:val="0"/>
          <w:marRight w:val="0"/>
          <w:marTop w:val="0"/>
          <w:marBottom w:val="0"/>
          <w:divBdr>
            <w:top w:val="none" w:sz="0" w:space="0" w:color="auto"/>
            <w:left w:val="none" w:sz="0" w:space="0" w:color="auto"/>
            <w:bottom w:val="none" w:sz="0" w:space="0" w:color="auto"/>
            <w:right w:val="none" w:sz="0" w:space="0" w:color="auto"/>
          </w:divBdr>
          <w:divsChild>
            <w:div w:id="149951267">
              <w:marLeft w:val="0"/>
              <w:marRight w:val="0"/>
              <w:marTop w:val="0"/>
              <w:marBottom w:val="240"/>
              <w:divBdr>
                <w:top w:val="none" w:sz="0" w:space="0" w:color="auto"/>
                <w:left w:val="none" w:sz="0" w:space="0" w:color="auto"/>
                <w:bottom w:val="none" w:sz="0" w:space="0" w:color="auto"/>
                <w:right w:val="none" w:sz="0" w:space="0" w:color="auto"/>
              </w:divBdr>
              <w:divsChild>
                <w:div w:id="1618370677">
                  <w:marLeft w:val="600"/>
                  <w:marRight w:val="96"/>
                  <w:marTop w:val="0"/>
                  <w:marBottom w:val="0"/>
                  <w:divBdr>
                    <w:top w:val="none" w:sz="0" w:space="0" w:color="auto"/>
                    <w:left w:val="none" w:sz="0" w:space="0" w:color="auto"/>
                    <w:bottom w:val="none" w:sz="0" w:space="0" w:color="auto"/>
                    <w:right w:val="none" w:sz="0" w:space="0" w:color="auto"/>
                  </w:divBdr>
                </w:div>
              </w:divsChild>
            </w:div>
            <w:div w:id="157893860">
              <w:marLeft w:val="0"/>
              <w:marRight w:val="0"/>
              <w:marTop w:val="0"/>
              <w:marBottom w:val="240"/>
              <w:divBdr>
                <w:top w:val="none" w:sz="0" w:space="0" w:color="auto"/>
                <w:left w:val="none" w:sz="0" w:space="0" w:color="auto"/>
                <w:bottom w:val="none" w:sz="0" w:space="0" w:color="auto"/>
                <w:right w:val="none" w:sz="0" w:space="0" w:color="auto"/>
              </w:divBdr>
              <w:divsChild>
                <w:div w:id="707681066">
                  <w:marLeft w:val="600"/>
                  <w:marRight w:val="96"/>
                  <w:marTop w:val="0"/>
                  <w:marBottom w:val="0"/>
                  <w:divBdr>
                    <w:top w:val="none" w:sz="0" w:space="0" w:color="auto"/>
                    <w:left w:val="none" w:sz="0" w:space="0" w:color="auto"/>
                    <w:bottom w:val="none" w:sz="0" w:space="0" w:color="auto"/>
                    <w:right w:val="none" w:sz="0" w:space="0" w:color="auto"/>
                  </w:divBdr>
                </w:div>
              </w:divsChild>
            </w:div>
            <w:div w:id="251938065">
              <w:marLeft w:val="0"/>
              <w:marRight w:val="0"/>
              <w:marTop w:val="0"/>
              <w:marBottom w:val="240"/>
              <w:divBdr>
                <w:top w:val="none" w:sz="0" w:space="0" w:color="auto"/>
                <w:left w:val="none" w:sz="0" w:space="0" w:color="auto"/>
                <w:bottom w:val="none" w:sz="0" w:space="0" w:color="auto"/>
                <w:right w:val="none" w:sz="0" w:space="0" w:color="auto"/>
              </w:divBdr>
              <w:divsChild>
                <w:div w:id="819033790">
                  <w:marLeft w:val="600"/>
                  <w:marRight w:val="96"/>
                  <w:marTop w:val="0"/>
                  <w:marBottom w:val="0"/>
                  <w:divBdr>
                    <w:top w:val="none" w:sz="0" w:space="0" w:color="auto"/>
                    <w:left w:val="none" w:sz="0" w:space="0" w:color="auto"/>
                    <w:bottom w:val="none" w:sz="0" w:space="0" w:color="auto"/>
                    <w:right w:val="none" w:sz="0" w:space="0" w:color="auto"/>
                  </w:divBdr>
                </w:div>
              </w:divsChild>
            </w:div>
            <w:div w:id="273635768">
              <w:marLeft w:val="0"/>
              <w:marRight w:val="0"/>
              <w:marTop w:val="0"/>
              <w:marBottom w:val="240"/>
              <w:divBdr>
                <w:top w:val="none" w:sz="0" w:space="0" w:color="auto"/>
                <w:left w:val="none" w:sz="0" w:space="0" w:color="auto"/>
                <w:bottom w:val="none" w:sz="0" w:space="0" w:color="auto"/>
                <w:right w:val="none" w:sz="0" w:space="0" w:color="auto"/>
              </w:divBdr>
              <w:divsChild>
                <w:div w:id="2002927958">
                  <w:marLeft w:val="600"/>
                  <w:marRight w:val="96"/>
                  <w:marTop w:val="0"/>
                  <w:marBottom w:val="0"/>
                  <w:divBdr>
                    <w:top w:val="none" w:sz="0" w:space="0" w:color="auto"/>
                    <w:left w:val="none" w:sz="0" w:space="0" w:color="auto"/>
                    <w:bottom w:val="none" w:sz="0" w:space="0" w:color="auto"/>
                    <w:right w:val="none" w:sz="0" w:space="0" w:color="auto"/>
                  </w:divBdr>
                </w:div>
              </w:divsChild>
            </w:div>
            <w:div w:id="324750690">
              <w:marLeft w:val="0"/>
              <w:marRight w:val="0"/>
              <w:marTop w:val="0"/>
              <w:marBottom w:val="240"/>
              <w:divBdr>
                <w:top w:val="none" w:sz="0" w:space="0" w:color="auto"/>
                <w:left w:val="none" w:sz="0" w:space="0" w:color="auto"/>
                <w:bottom w:val="none" w:sz="0" w:space="0" w:color="auto"/>
                <w:right w:val="none" w:sz="0" w:space="0" w:color="auto"/>
              </w:divBdr>
              <w:divsChild>
                <w:div w:id="1844857068">
                  <w:marLeft w:val="600"/>
                  <w:marRight w:val="96"/>
                  <w:marTop w:val="0"/>
                  <w:marBottom w:val="0"/>
                  <w:divBdr>
                    <w:top w:val="none" w:sz="0" w:space="0" w:color="auto"/>
                    <w:left w:val="none" w:sz="0" w:space="0" w:color="auto"/>
                    <w:bottom w:val="none" w:sz="0" w:space="0" w:color="auto"/>
                    <w:right w:val="none" w:sz="0" w:space="0" w:color="auto"/>
                  </w:divBdr>
                </w:div>
              </w:divsChild>
            </w:div>
            <w:div w:id="342124835">
              <w:marLeft w:val="0"/>
              <w:marRight w:val="0"/>
              <w:marTop w:val="0"/>
              <w:marBottom w:val="240"/>
              <w:divBdr>
                <w:top w:val="none" w:sz="0" w:space="0" w:color="auto"/>
                <w:left w:val="none" w:sz="0" w:space="0" w:color="auto"/>
                <w:bottom w:val="none" w:sz="0" w:space="0" w:color="auto"/>
                <w:right w:val="none" w:sz="0" w:space="0" w:color="auto"/>
              </w:divBdr>
              <w:divsChild>
                <w:div w:id="1452242422">
                  <w:marLeft w:val="600"/>
                  <w:marRight w:val="96"/>
                  <w:marTop w:val="0"/>
                  <w:marBottom w:val="0"/>
                  <w:divBdr>
                    <w:top w:val="none" w:sz="0" w:space="0" w:color="auto"/>
                    <w:left w:val="none" w:sz="0" w:space="0" w:color="auto"/>
                    <w:bottom w:val="none" w:sz="0" w:space="0" w:color="auto"/>
                    <w:right w:val="none" w:sz="0" w:space="0" w:color="auto"/>
                  </w:divBdr>
                </w:div>
              </w:divsChild>
            </w:div>
            <w:div w:id="368727256">
              <w:marLeft w:val="0"/>
              <w:marRight w:val="0"/>
              <w:marTop w:val="0"/>
              <w:marBottom w:val="240"/>
              <w:divBdr>
                <w:top w:val="none" w:sz="0" w:space="0" w:color="auto"/>
                <w:left w:val="none" w:sz="0" w:space="0" w:color="auto"/>
                <w:bottom w:val="none" w:sz="0" w:space="0" w:color="auto"/>
                <w:right w:val="none" w:sz="0" w:space="0" w:color="auto"/>
              </w:divBdr>
              <w:divsChild>
                <w:div w:id="866680715">
                  <w:marLeft w:val="600"/>
                  <w:marRight w:val="96"/>
                  <w:marTop w:val="0"/>
                  <w:marBottom w:val="0"/>
                  <w:divBdr>
                    <w:top w:val="none" w:sz="0" w:space="0" w:color="auto"/>
                    <w:left w:val="none" w:sz="0" w:space="0" w:color="auto"/>
                    <w:bottom w:val="none" w:sz="0" w:space="0" w:color="auto"/>
                    <w:right w:val="none" w:sz="0" w:space="0" w:color="auto"/>
                  </w:divBdr>
                </w:div>
              </w:divsChild>
            </w:div>
            <w:div w:id="419255021">
              <w:marLeft w:val="0"/>
              <w:marRight w:val="0"/>
              <w:marTop w:val="0"/>
              <w:marBottom w:val="240"/>
              <w:divBdr>
                <w:top w:val="none" w:sz="0" w:space="0" w:color="auto"/>
                <w:left w:val="none" w:sz="0" w:space="0" w:color="auto"/>
                <w:bottom w:val="none" w:sz="0" w:space="0" w:color="auto"/>
                <w:right w:val="none" w:sz="0" w:space="0" w:color="auto"/>
              </w:divBdr>
              <w:divsChild>
                <w:div w:id="1323899016">
                  <w:marLeft w:val="600"/>
                  <w:marRight w:val="96"/>
                  <w:marTop w:val="0"/>
                  <w:marBottom w:val="0"/>
                  <w:divBdr>
                    <w:top w:val="none" w:sz="0" w:space="0" w:color="auto"/>
                    <w:left w:val="none" w:sz="0" w:space="0" w:color="auto"/>
                    <w:bottom w:val="none" w:sz="0" w:space="0" w:color="auto"/>
                    <w:right w:val="none" w:sz="0" w:space="0" w:color="auto"/>
                  </w:divBdr>
                </w:div>
              </w:divsChild>
            </w:div>
            <w:div w:id="442306418">
              <w:marLeft w:val="0"/>
              <w:marRight w:val="0"/>
              <w:marTop w:val="0"/>
              <w:marBottom w:val="240"/>
              <w:divBdr>
                <w:top w:val="none" w:sz="0" w:space="0" w:color="auto"/>
                <w:left w:val="none" w:sz="0" w:space="0" w:color="auto"/>
                <w:bottom w:val="none" w:sz="0" w:space="0" w:color="auto"/>
                <w:right w:val="none" w:sz="0" w:space="0" w:color="auto"/>
              </w:divBdr>
              <w:divsChild>
                <w:div w:id="988822516">
                  <w:marLeft w:val="600"/>
                  <w:marRight w:val="96"/>
                  <w:marTop w:val="0"/>
                  <w:marBottom w:val="0"/>
                  <w:divBdr>
                    <w:top w:val="none" w:sz="0" w:space="0" w:color="auto"/>
                    <w:left w:val="none" w:sz="0" w:space="0" w:color="auto"/>
                    <w:bottom w:val="none" w:sz="0" w:space="0" w:color="auto"/>
                    <w:right w:val="none" w:sz="0" w:space="0" w:color="auto"/>
                  </w:divBdr>
                </w:div>
              </w:divsChild>
            </w:div>
            <w:div w:id="563300065">
              <w:marLeft w:val="0"/>
              <w:marRight w:val="0"/>
              <w:marTop w:val="0"/>
              <w:marBottom w:val="240"/>
              <w:divBdr>
                <w:top w:val="none" w:sz="0" w:space="0" w:color="auto"/>
                <w:left w:val="none" w:sz="0" w:space="0" w:color="auto"/>
                <w:bottom w:val="none" w:sz="0" w:space="0" w:color="auto"/>
                <w:right w:val="none" w:sz="0" w:space="0" w:color="auto"/>
              </w:divBdr>
              <w:divsChild>
                <w:div w:id="39863892">
                  <w:marLeft w:val="600"/>
                  <w:marRight w:val="96"/>
                  <w:marTop w:val="0"/>
                  <w:marBottom w:val="0"/>
                  <w:divBdr>
                    <w:top w:val="none" w:sz="0" w:space="0" w:color="auto"/>
                    <w:left w:val="none" w:sz="0" w:space="0" w:color="auto"/>
                    <w:bottom w:val="none" w:sz="0" w:space="0" w:color="auto"/>
                    <w:right w:val="none" w:sz="0" w:space="0" w:color="auto"/>
                  </w:divBdr>
                </w:div>
              </w:divsChild>
            </w:div>
            <w:div w:id="659892155">
              <w:marLeft w:val="0"/>
              <w:marRight w:val="0"/>
              <w:marTop w:val="0"/>
              <w:marBottom w:val="240"/>
              <w:divBdr>
                <w:top w:val="none" w:sz="0" w:space="0" w:color="auto"/>
                <w:left w:val="none" w:sz="0" w:space="0" w:color="auto"/>
                <w:bottom w:val="none" w:sz="0" w:space="0" w:color="auto"/>
                <w:right w:val="none" w:sz="0" w:space="0" w:color="auto"/>
              </w:divBdr>
              <w:divsChild>
                <w:div w:id="421031354">
                  <w:marLeft w:val="600"/>
                  <w:marRight w:val="96"/>
                  <w:marTop w:val="0"/>
                  <w:marBottom w:val="0"/>
                  <w:divBdr>
                    <w:top w:val="none" w:sz="0" w:space="0" w:color="auto"/>
                    <w:left w:val="none" w:sz="0" w:space="0" w:color="auto"/>
                    <w:bottom w:val="none" w:sz="0" w:space="0" w:color="auto"/>
                    <w:right w:val="none" w:sz="0" w:space="0" w:color="auto"/>
                  </w:divBdr>
                </w:div>
              </w:divsChild>
            </w:div>
            <w:div w:id="696345072">
              <w:marLeft w:val="0"/>
              <w:marRight w:val="0"/>
              <w:marTop w:val="0"/>
              <w:marBottom w:val="240"/>
              <w:divBdr>
                <w:top w:val="none" w:sz="0" w:space="0" w:color="auto"/>
                <w:left w:val="none" w:sz="0" w:space="0" w:color="auto"/>
                <w:bottom w:val="none" w:sz="0" w:space="0" w:color="auto"/>
                <w:right w:val="none" w:sz="0" w:space="0" w:color="auto"/>
              </w:divBdr>
              <w:divsChild>
                <w:div w:id="1355303932">
                  <w:marLeft w:val="600"/>
                  <w:marRight w:val="96"/>
                  <w:marTop w:val="0"/>
                  <w:marBottom w:val="0"/>
                  <w:divBdr>
                    <w:top w:val="none" w:sz="0" w:space="0" w:color="auto"/>
                    <w:left w:val="none" w:sz="0" w:space="0" w:color="auto"/>
                    <w:bottom w:val="none" w:sz="0" w:space="0" w:color="auto"/>
                    <w:right w:val="none" w:sz="0" w:space="0" w:color="auto"/>
                  </w:divBdr>
                </w:div>
              </w:divsChild>
            </w:div>
            <w:div w:id="703941650">
              <w:marLeft w:val="0"/>
              <w:marRight w:val="0"/>
              <w:marTop w:val="0"/>
              <w:marBottom w:val="240"/>
              <w:divBdr>
                <w:top w:val="none" w:sz="0" w:space="0" w:color="auto"/>
                <w:left w:val="none" w:sz="0" w:space="0" w:color="auto"/>
                <w:bottom w:val="none" w:sz="0" w:space="0" w:color="auto"/>
                <w:right w:val="none" w:sz="0" w:space="0" w:color="auto"/>
              </w:divBdr>
              <w:divsChild>
                <w:div w:id="1972327214">
                  <w:marLeft w:val="600"/>
                  <w:marRight w:val="96"/>
                  <w:marTop w:val="0"/>
                  <w:marBottom w:val="0"/>
                  <w:divBdr>
                    <w:top w:val="none" w:sz="0" w:space="0" w:color="auto"/>
                    <w:left w:val="none" w:sz="0" w:space="0" w:color="auto"/>
                    <w:bottom w:val="none" w:sz="0" w:space="0" w:color="auto"/>
                    <w:right w:val="none" w:sz="0" w:space="0" w:color="auto"/>
                  </w:divBdr>
                </w:div>
              </w:divsChild>
            </w:div>
            <w:div w:id="725953052">
              <w:marLeft w:val="0"/>
              <w:marRight w:val="0"/>
              <w:marTop w:val="0"/>
              <w:marBottom w:val="240"/>
              <w:divBdr>
                <w:top w:val="none" w:sz="0" w:space="0" w:color="auto"/>
                <w:left w:val="none" w:sz="0" w:space="0" w:color="auto"/>
                <w:bottom w:val="none" w:sz="0" w:space="0" w:color="auto"/>
                <w:right w:val="none" w:sz="0" w:space="0" w:color="auto"/>
              </w:divBdr>
              <w:divsChild>
                <w:div w:id="115952630">
                  <w:marLeft w:val="600"/>
                  <w:marRight w:val="96"/>
                  <w:marTop w:val="0"/>
                  <w:marBottom w:val="0"/>
                  <w:divBdr>
                    <w:top w:val="none" w:sz="0" w:space="0" w:color="auto"/>
                    <w:left w:val="none" w:sz="0" w:space="0" w:color="auto"/>
                    <w:bottom w:val="none" w:sz="0" w:space="0" w:color="auto"/>
                    <w:right w:val="none" w:sz="0" w:space="0" w:color="auto"/>
                  </w:divBdr>
                </w:div>
              </w:divsChild>
            </w:div>
            <w:div w:id="761029961">
              <w:marLeft w:val="0"/>
              <w:marRight w:val="0"/>
              <w:marTop w:val="0"/>
              <w:marBottom w:val="240"/>
              <w:divBdr>
                <w:top w:val="none" w:sz="0" w:space="0" w:color="auto"/>
                <w:left w:val="none" w:sz="0" w:space="0" w:color="auto"/>
                <w:bottom w:val="none" w:sz="0" w:space="0" w:color="auto"/>
                <w:right w:val="none" w:sz="0" w:space="0" w:color="auto"/>
              </w:divBdr>
              <w:divsChild>
                <w:div w:id="775828658">
                  <w:marLeft w:val="600"/>
                  <w:marRight w:val="96"/>
                  <w:marTop w:val="0"/>
                  <w:marBottom w:val="0"/>
                  <w:divBdr>
                    <w:top w:val="none" w:sz="0" w:space="0" w:color="auto"/>
                    <w:left w:val="none" w:sz="0" w:space="0" w:color="auto"/>
                    <w:bottom w:val="none" w:sz="0" w:space="0" w:color="auto"/>
                    <w:right w:val="none" w:sz="0" w:space="0" w:color="auto"/>
                  </w:divBdr>
                </w:div>
              </w:divsChild>
            </w:div>
            <w:div w:id="792021313">
              <w:marLeft w:val="0"/>
              <w:marRight w:val="0"/>
              <w:marTop w:val="0"/>
              <w:marBottom w:val="240"/>
              <w:divBdr>
                <w:top w:val="none" w:sz="0" w:space="0" w:color="auto"/>
                <w:left w:val="none" w:sz="0" w:space="0" w:color="auto"/>
                <w:bottom w:val="none" w:sz="0" w:space="0" w:color="auto"/>
                <w:right w:val="none" w:sz="0" w:space="0" w:color="auto"/>
              </w:divBdr>
              <w:divsChild>
                <w:div w:id="118302500">
                  <w:marLeft w:val="600"/>
                  <w:marRight w:val="96"/>
                  <w:marTop w:val="0"/>
                  <w:marBottom w:val="0"/>
                  <w:divBdr>
                    <w:top w:val="none" w:sz="0" w:space="0" w:color="auto"/>
                    <w:left w:val="none" w:sz="0" w:space="0" w:color="auto"/>
                    <w:bottom w:val="none" w:sz="0" w:space="0" w:color="auto"/>
                    <w:right w:val="none" w:sz="0" w:space="0" w:color="auto"/>
                  </w:divBdr>
                </w:div>
              </w:divsChild>
            </w:div>
            <w:div w:id="822895840">
              <w:marLeft w:val="0"/>
              <w:marRight w:val="0"/>
              <w:marTop w:val="0"/>
              <w:marBottom w:val="240"/>
              <w:divBdr>
                <w:top w:val="none" w:sz="0" w:space="0" w:color="auto"/>
                <w:left w:val="none" w:sz="0" w:space="0" w:color="auto"/>
                <w:bottom w:val="none" w:sz="0" w:space="0" w:color="auto"/>
                <w:right w:val="none" w:sz="0" w:space="0" w:color="auto"/>
              </w:divBdr>
              <w:divsChild>
                <w:div w:id="1212382141">
                  <w:marLeft w:val="600"/>
                  <w:marRight w:val="96"/>
                  <w:marTop w:val="0"/>
                  <w:marBottom w:val="0"/>
                  <w:divBdr>
                    <w:top w:val="none" w:sz="0" w:space="0" w:color="auto"/>
                    <w:left w:val="none" w:sz="0" w:space="0" w:color="auto"/>
                    <w:bottom w:val="none" w:sz="0" w:space="0" w:color="auto"/>
                    <w:right w:val="none" w:sz="0" w:space="0" w:color="auto"/>
                  </w:divBdr>
                </w:div>
              </w:divsChild>
            </w:div>
            <w:div w:id="866991442">
              <w:marLeft w:val="0"/>
              <w:marRight w:val="0"/>
              <w:marTop w:val="0"/>
              <w:marBottom w:val="240"/>
              <w:divBdr>
                <w:top w:val="none" w:sz="0" w:space="0" w:color="auto"/>
                <w:left w:val="none" w:sz="0" w:space="0" w:color="auto"/>
                <w:bottom w:val="none" w:sz="0" w:space="0" w:color="auto"/>
                <w:right w:val="none" w:sz="0" w:space="0" w:color="auto"/>
              </w:divBdr>
              <w:divsChild>
                <w:div w:id="1564948028">
                  <w:marLeft w:val="600"/>
                  <w:marRight w:val="96"/>
                  <w:marTop w:val="0"/>
                  <w:marBottom w:val="0"/>
                  <w:divBdr>
                    <w:top w:val="none" w:sz="0" w:space="0" w:color="auto"/>
                    <w:left w:val="none" w:sz="0" w:space="0" w:color="auto"/>
                    <w:bottom w:val="none" w:sz="0" w:space="0" w:color="auto"/>
                    <w:right w:val="none" w:sz="0" w:space="0" w:color="auto"/>
                  </w:divBdr>
                </w:div>
              </w:divsChild>
            </w:div>
            <w:div w:id="924190438">
              <w:marLeft w:val="0"/>
              <w:marRight w:val="0"/>
              <w:marTop w:val="0"/>
              <w:marBottom w:val="240"/>
              <w:divBdr>
                <w:top w:val="none" w:sz="0" w:space="0" w:color="auto"/>
                <w:left w:val="none" w:sz="0" w:space="0" w:color="auto"/>
                <w:bottom w:val="none" w:sz="0" w:space="0" w:color="auto"/>
                <w:right w:val="none" w:sz="0" w:space="0" w:color="auto"/>
              </w:divBdr>
              <w:divsChild>
                <w:div w:id="437138934">
                  <w:marLeft w:val="600"/>
                  <w:marRight w:val="96"/>
                  <w:marTop w:val="0"/>
                  <w:marBottom w:val="0"/>
                  <w:divBdr>
                    <w:top w:val="none" w:sz="0" w:space="0" w:color="auto"/>
                    <w:left w:val="none" w:sz="0" w:space="0" w:color="auto"/>
                    <w:bottom w:val="none" w:sz="0" w:space="0" w:color="auto"/>
                    <w:right w:val="none" w:sz="0" w:space="0" w:color="auto"/>
                  </w:divBdr>
                </w:div>
              </w:divsChild>
            </w:div>
            <w:div w:id="949119828">
              <w:marLeft w:val="0"/>
              <w:marRight w:val="0"/>
              <w:marTop w:val="0"/>
              <w:marBottom w:val="240"/>
              <w:divBdr>
                <w:top w:val="none" w:sz="0" w:space="0" w:color="auto"/>
                <w:left w:val="none" w:sz="0" w:space="0" w:color="auto"/>
                <w:bottom w:val="none" w:sz="0" w:space="0" w:color="auto"/>
                <w:right w:val="none" w:sz="0" w:space="0" w:color="auto"/>
              </w:divBdr>
              <w:divsChild>
                <w:div w:id="1745881170">
                  <w:marLeft w:val="600"/>
                  <w:marRight w:val="96"/>
                  <w:marTop w:val="0"/>
                  <w:marBottom w:val="0"/>
                  <w:divBdr>
                    <w:top w:val="none" w:sz="0" w:space="0" w:color="auto"/>
                    <w:left w:val="none" w:sz="0" w:space="0" w:color="auto"/>
                    <w:bottom w:val="none" w:sz="0" w:space="0" w:color="auto"/>
                    <w:right w:val="none" w:sz="0" w:space="0" w:color="auto"/>
                  </w:divBdr>
                </w:div>
              </w:divsChild>
            </w:div>
            <w:div w:id="951134221">
              <w:marLeft w:val="0"/>
              <w:marRight w:val="0"/>
              <w:marTop w:val="0"/>
              <w:marBottom w:val="240"/>
              <w:divBdr>
                <w:top w:val="none" w:sz="0" w:space="0" w:color="auto"/>
                <w:left w:val="none" w:sz="0" w:space="0" w:color="auto"/>
                <w:bottom w:val="none" w:sz="0" w:space="0" w:color="auto"/>
                <w:right w:val="none" w:sz="0" w:space="0" w:color="auto"/>
              </w:divBdr>
              <w:divsChild>
                <w:div w:id="1836535331">
                  <w:marLeft w:val="600"/>
                  <w:marRight w:val="96"/>
                  <w:marTop w:val="0"/>
                  <w:marBottom w:val="0"/>
                  <w:divBdr>
                    <w:top w:val="none" w:sz="0" w:space="0" w:color="auto"/>
                    <w:left w:val="none" w:sz="0" w:space="0" w:color="auto"/>
                    <w:bottom w:val="none" w:sz="0" w:space="0" w:color="auto"/>
                    <w:right w:val="none" w:sz="0" w:space="0" w:color="auto"/>
                  </w:divBdr>
                </w:div>
              </w:divsChild>
            </w:div>
            <w:div w:id="971180240">
              <w:marLeft w:val="0"/>
              <w:marRight w:val="0"/>
              <w:marTop w:val="0"/>
              <w:marBottom w:val="240"/>
              <w:divBdr>
                <w:top w:val="none" w:sz="0" w:space="0" w:color="auto"/>
                <w:left w:val="none" w:sz="0" w:space="0" w:color="auto"/>
                <w:bottom w:val="none" w:sz="0" w:space="0" w:color="auto"/>
                <w:right w:val="none" w:sz="0" w:space="0" w:color="auto"/>
              </w:divBdr>
              <w:divsChild>
                <w:div w:id="1983806521">
                  <w:marLeft w:val="600"/>
                  <w:marRight w:val="96"/>
                  <w:marTop w:val="0"/>
                  <w:marBottom w:val="0"/>
                  <w:divBdr>
                    <w:top w:val="none" w:sz="0" w:space="0" w:color="auto"/>
                    <w:left w:val="none" w:sz="0" w:space="0" w:color="auto"/>
                    <w:bottom w:val="none" w:sz="0" w:space="0" w:color="auto"/>
                    <w:right w:val="none" w:sz="0" w:space="0" w:color="auto"/>
                  </w:divBdr>
                </w:div>
              </w:divsChild>
            </w:div>
            <w:div w:id="1087993975">
              <w:marLeft w:val="0"/>
              <w:marRight w:val="0"/>
              <w:marTop w:val="0"/>
              <w:marBottom w:val="240"/>
              <w:divBdr>
                <w:top w:val="none" w:sz="0" w:space="0" w:color="auto"/>
                <w:left w:val="none" w:sz="0" w:space="0" w:color="auto"/>
                <w:bottom w:val="none" w:sz="0" w:space="0" w:color="auto"/>
                <w:right w:val="none" w:sz="0" w:space="0" w:color="auto"/>
              </w:divBdr>
              <w:divsChild>
                <w:div w:id="396826270">
                  <w:marLeft w:val="600"/>
                  <w:marRight w:val="96"/>
                  <w:marTop w:val="0"/>
                  <w:marBottom w:val="0"/>
                  <w:divBdr>
                    <w:top w:val="none" w:sz="0" w:space="0" w:color="auto"/>
                    <w:left w:val="none" w:sz="0" w:space="0" w:color="auto"/>
                    <w:bottom w:val="none" w:sz="0" w:space="0" w:color="auto"/>
                    <w:right w:val="none" w:sz="0" w:space="0" w:color="auto"/>
                  </w:divBdr>
                </w:div>
              </w:divsChild>
            </w:div>
            <w:div w:id="1092434132">
              <w:marLeft w:val="0"/>
              <w:marRight w:val="0"/>
              <w:marTop w:val="0"/>
              <w:marBottom w:val="240"/>
              <w:divBdr>
                <w:top w:val="none" w:sz="0" w:space="0" w:color="auto"/>
                <w:left w:val="none" w:sz="0" w:space="0" w:color="auto"/>
                <w:bottom w:val="none" w:sz="0" w:space="0" w:color="auto"/>
                <w:right w:val="none" w:sz="0" w:space="0" w:color="auto"/>
              </w:divBdr>
              <w:divsChild>
                <w:div w:id="2078748070">
                  <w:marLeft w:val="600"/>
                  <w:marRight w:val="96"/>
                  <w:marTop w:val="0"/>
                  <w:marBottom w:val="0"/>
                  <w:divBdr>
                    <w:top w:val="none" w:sz="0" w:space="0" w:color="auto"/>
                    <w:left w:val="none" w:sz="0" w:space="0" w:color="auto"/>
                    <w:bottom w:val="none" w:sz="0" w:space="0" w:color="auto"/>
                    <w:right w:val="none" w:sz="0" w:space="0" w:color="auto"/>
                  </w:divBdr>
                </w:div>
              </w:divsChild>
            </w:div>
            <w:div w:id="1117794533">
              <w:marLeft w:val="0"/>
              <w:marRight w:val="0"/>
              <w:marTop w:val="0"/>
              <w:marBottom w:val="240"/>
              <w:divBdr>
                <w:top w:val="none" w:sz="0" w:space="0" w:color="auto"/>
                <w:left w:val="none" w:sz="0" w:space="0" w:color="auto"/>
                <w:bottom w:val="none" w:sz="0" w:space="0" w:color="auto"/>
                <w:right w:val="none" w:sz="0" w:space="0" w:color="auto"/>
              </w:divBdr>
              <w:divsChild>
                <w:div w:id="1882550382">
                  <w:marLeft w:val="600"/>
                  <w:marRight w:val="96"/>
                  <w:marTop w:val="0"/>
                  <w:marBottom w:val="0"/>
                  <w:divBdr>
                    <w:top w:val="none" w:sz="0" w:space="0" w:color="auto"/>
                    <w:left w:val="none" w:sz="0" w:space="0" w:color="auto"/>
                    <w:bottom w:val="none" w:sz="0" w:space="0" w:color="auto"/>
                    <w:right w:val="none" w:sz="0" w:space="0" w:color="auto"/>
                  </w:divBdr>
                </w:div>
              </w:divsChild>
            </w:div>
            <w:div w:id="1208492322">
              <w:marLeft w:val="0"/>
              <w:marRight w:val="0"/>
              <w:marTop w:val="0"/>
              <w:marBottom w:val="240"/>
              <w:divBdr>
                <w:top w:val="none" w:sz="0" w:space="0" w:color="auto"/>
                <w:left w:val="none" w:sz="0" w:space="0" w:color="auto"/>
                <w:bottom w:val="none" w:sz="0" w:space="0" w:color="auto"/>
                <w:right w:val="none" w:sz="0" w:space="0" w:color="auto"/>
              </w:divBdr>
              <w:divsChild>
                <w:div w:id="2124492331">
                  <w:marLeft w:val="600"/>
                  <w:marRight w:val="96"/>
                  <w:marTop w:val="0"/>
                  <w:marBottom w:val="0"/>
                  <w:divBdr>
                    <w:top w:val="none" w:sz="0" w:space="0" w:color="auto"/>
                    <w:left w:val="none" w:sz="0" w:space="0" w:color="auto"/>
                    <w:bottom w:val="none" w:sz="0" w:space="0" w:color="auto"/>
                    <w:right w:val="none" w:sz="0" w:space="0" w:color="auto"/>
                  </w:divBdr>
                </w:div>
              </w:divsChild>
            </w:div>
            <w:div w:id="1214198854">
              <w:marLeft w:val="0"/>
              <w:marRight w:val="0"/>
              <w:marTop w:val="0"/>
              <w:marBottom w:val="240"/>
              <w:divBdr>
                <w:top w:val="none" w:sz="0" w:space="0" w:color="auto"/>
                <w:left w:val="none" w:sz="0" w:space="0" w:color="auto"/>
                <w:bottom w:val="none" w:sz="0" w:space="0" w:color="auto"/>
                <w:right w:val="none" w:sz="0" w:space="0" w:color="auto"/>
              </w:divBdr>
              <w:divsChild>
                <w:div w:id="971443393">
                  <w:marLeft w:val="600"/>
                  <w:marRight w:val="96"/>
                  <w:marTop w:val="0"/>
                  <w:marBottom w:val="0"/>
                  <w:divBdr>
                    <w:top w:val="none" w:sz="0" w:space="0" w:color="auto"/>
                    <w:left w:val="none" w:sz="0" w:space="0" w:color="auto"/>
                    <w:bottom w:val="none" w:sz="0" w:space="0" w:color="auto"/>
                    <w:right w:val="none" w:sz="0" w:space="0" w:color="auto"/>
                  </w:divBdr>
                </w:div>
              </w:divsChild>
            </w:div>
            <w:div w:id="1229073413">
              <w:marLeft w:val="0"/>
              <w:marRight w:val="0"/>
              <w:marTop w:val="0"/>
              <w:marBottom w:val="240"/>
              <w:divBdr>
                <w:top w:val="none" w:sz="0" w:space="0" w:color="auto"/>
                <w:left w:val="none" w:sz="0" w:space="0" w:color="auto"/>
                <w:bottom w:val="none" w:sz="0" w:space="0" w:color="auto"/>
                <w:right w:val="none" w:sz="0" w:space="0" w:color="auto"/>
              </w:divBdr>
              <w:divsChild>
                <w:div w:id="2048409773">
                  <w:marLeft w:val="600"/>
                  <w:marRight w:val="96"/>
                  <w:marTop w:val="0"/>
                  <w:marBottom w:val="0"/>
                  <w:divBdr>
                    <w:top w:val="none" w:sz="0" w:space="0" w:color="auto"/>
                    <w:left w:val="none" w:sz="0" w:space="0" w:color="auto"/>
                    <w:bottom w:val="none" w:sz="0" w:space="0" w:color="auto"/>
                    <w:right w:val="none" w:sz="0" w:space="0" w:color="auto"/>
                  </w:divBdr>
                </w:div>
              </w:divsChild>
            </w:div>
            <w:div w:id="1319115628">
              <w:marLeft w:val="0"/>
              <w:marRight w:val="0"/>
              <w:marTop w:val="0"/>
              <w:marBottom w:val="240"/>
              <w:divBdr>
                <w:top w:val="none" w:sz="0" w:space="0" w:color="auto"/>
                <w:left w:val="none" w:sz="0" w:space="0" w:color="auto"/>
                <w:bottom w:val="none" w:sz="0" w:space="0" w:color="auto"/>
                <w:right w:val="none" w:sz="0" w:space="0" w:color="auto"/>
              </w:divBdr>
              <w:divsChild>
                <w:div w:id="600533415">
                  <w:marLeft w:val="600"/>
                  <w:marRight w:val="96"/>
                  <w:marTop w:val="0"/>
                  <w:marBottom w:val="0"/>
                  <w:divBdr>
                    <w:top w:val="none" w:sz="0" w:space="0" w:color="auto"/>
                    <w:left w:val="none" w:sz="0" w:space="0" w:color="auto"/>
                    <w:bottom w:val="none" w:sz="0" w:space="0" w:color="auto"/>
                    <w:right w:val="none" w:sz="0" w:space="0" w:color="auto"/>
                  </w:divBdr>
                </w:div>
              </w:divsChild>
            </w:div>
            <w:div w:id="1333341540">
              <w:marLeft w:val="0"/>
              <w:marRight w:val="0"/>
              <w:marTop w:val="0"/>
              <w:marBottom w:val="240"/>
              <w:divBdr>
                <w:top w:val="none" w:sz="0" w:space="0" w:color="auto"/>
                <w:left w:val="none" w:sz="0" w:space="0" w:color="auto"/>
                <w:bottom w:val="none" w:sz="0" w:space="0" w:color="auto"/>
                <w:right w:val="none" w:sz="0" w:space="0" w:color="auto"/>
              </w:divBdr>
              <w:divsChild>
                <w:div w:id="976182307">
                  <w:marLeft w:val="600"/>
                  <w:marRight w:val="96"/>
                  <w:marTop w:val="0"/>
                  <w:marBottom w:val="0"/>
                  <w:divBdr>
                    <w:top w:val="none" w:sz="0" w:space="0" w:color="auto"/>
                    <w:left w:val="none" w:sz="0" w:space="0" w:color="auto"/>
                    <w:bottom w:val="none" w:sz="0" w:space="0" w:color="auto"/>
                    <w:right w:val="none" w:sz="0" w:space="0" w:color="auto"/>
                  </w:divBdr>
                </w:div>
              </w:divsChild>
            </w:div>
            <w:div w:id="1374697760">
              <w:marLeft w:val="0"/>
              <w:marRight w:val="0"/>
              <w:marTop w:val="0"/>
              <w:marBottom w:val="240"/>
              <w:divBdr>
                <w:top w:val="none" w:sz="0" w:space="0" w:color="auto"/>
                <w:left w:val="none" w:sz="0" w:space="0" w:color="auto"/>
                <w:bottom w:val="none" w:sz="0" w:space="0" w:color="auto"/>
                <w:right w:val="none" w:sz="0" w:space="0" w:color="auto"/>
              </w:divBdr>
              <w:divsChild>
                <w:div w:id="24135230">
                  <w:marLeft w:val="600"/>
                  <w:marRight w:val="96"/>
                  <w:marTop w:val="0"/>
                  <w:marBottom w:val="0"/>
                  <w:divBdr>
                    <w:top w:val="none" w:sz="0" w:space="0" w:color="auto"/>
                    <w:left w:val="none" w:sz="0" w:space="0" w:color="auto"/>
                    <w:bottom w:val="none" w:sz="0" w:space="0" w:color="auto"/>
                    <w:right w:val="none" w:sz="0" w:space="0" w:color="auto"/>
                  </w:divBdr>
                </w:div>
              </w:divsChild>
            </w:div>
            <w:div w:id="1386636274">
              <w:marLeft w:val="0"/>
              <w:marRight w:val="0"/>
              <w:marTop w:val="0"/>
              <w:marBottom w:val="240"/>
              <w:divBdr>
                <w:top w:val="none" w:sz="0" w:space="0" w:color="auto"/>
                <w:left w:val="none" w:sz="0" w:space="0" w:color="auto"/>
                <w:bottom w:val="none" w:sz="0" w:space="0" w:color="auto"/>
                <w:right w:val="none" w:sz="0" w:space="0" w:color="auto"/>
              </w:divBdr>
              <w:divsChild>
                <w:div w:id="1644777576">
                  <w:marLeft w:val="600"/>
                  <w:marRight w:val="96"/>
                  <w:marTop w:val="0"/>
                  <w:marBottom w:val="0"/>
                  <w:divBdr>
                    <w:top w:val="none" w:sz="0" w:space="0" w:color="auto"/>
                    <w:left w:val="none" w:sz="0" w:space="0" w:color="auto"/>
                    <w:bottom w:val="none" w:sz="0" w:space="0" w:color="auto"/>
                    <w:right w:val="none" w:sz="0" w:space="0" w:color="auto"/>
                  </w:divBdr>
                </w:div>
              </w:divsChild>
            </w:div>
            <w:div w:id="1426340396">
              <w:marLeft w:val="0"/>
              <w:marRight w:val="0"/>
              <w:marTop w:val="0"/>
              <w:marBottom w:val="240"/>
              <w:divBdr>
                <w:top w:val="none" w:sz="0" w:space="0" w:color="auto"/>
                <w:left w:val="none" w:sz="0" w:space="0" w:color="auto"/>
                <w:bottom w:val="none" w:sz="0" w:space="0" w:color="auto"/>
                <w:right w:val="none" w:sz="0" w:space="0" w:color="auto"/>
              </w:divBdr>
              <w:divsChild>
                <w:div w:id="1433936764">
                  <w:marLeft w:val="600"/>
                  <w:marRight w:val="96"/>
                  <w:marTop w:val="0"/>
                  <w:marBottom w:val="0"/>
                  <w:divBdr>
                    <w:top w:val="none" w:sz="0" w:space="0" w:color="auto"/>
                    <w:left w:val="none" w:sz="0" w:space="0" w:color="auto"/>
                    <w:bottom w:val="none" w:sz="0" w:space="0" w:color="auto"/>
                    <w:right w:val="none" w:sz="0" w:space="0" w:color="auto"/>
                  </w:divBdr>
                </w:div>
              </w:divsChild>
            </w:div>
            <w:div w:id="1470394501">
              <w:marLeft w:val="0"/>
              <w:marRight w:val="0"/>
              <w:marTop w:val="0"/>
              <w:marBottom w:val="240"/>
              <w:divBdr>
                <w:top w:val="none" w:sz="0" w:space="0" w:color="auto"/>
                <w:left w:val="none" w:sz="0" w:space="0" w:color="auto"/>
                <w:bottom w:val="none" w:sz="0" w:space="0" w:color="auto"/>
                <w:right w:val="none" w:sz="0" w:space="0" w:color="auto"/>
              </w:divBdr>
              <w:divsChild>
                <w:div w:id="2048093374">
                  <w:marLeft w:val="600"/>
                  <w:marRight w:val="96"/>
                  <w:marTop w:val="0"/>
                  <w:marBottom w:val="0"/>
                  <w:divBdr>
                    <w:top w:val="none" w:sz="0" w:space="0" w:color="auto"/>
                    <w:left w:val="none" w:sz="0" w:space="0" w:color="auto"/>
                    <w:bottom w:val="none" w:sz="0" w:space="0" w:color="auto"/>
                    <w:right w:val="none" w:sz="0" w:space="0" w:color="auto"/>
                  </w:divBdr>
                </w:div>
              </w:divsChild>
            </w:div>
            <w:div w:id="1520242388">
              <w:marLeft w:val="0"/>
              <w:marRight w:val="0"/>
              <w:marTop w:val="0"/>
              <w:marBottom w:val="240"/>
              <w:divBdr>
                <w:top w:val="none" w:sz="0" w:space="0" w:color="auto"/>
                <w:left w:val="none" w:sz="0" w:space="0" w:color="auto"/>
                <w:bottom w:val="none" w:sz="0" w:space="0" w:color="auto"/>
                <w:right w:val="none" w:sz="0" w:space="0" w:color="auto"/>
              </w:divBdr>
              <w:divsChild>
                <w:div w:id="1007755852">
                  <w:marLeft w:val="600"/>
                  <w:marRight w:val="96"/>
                  <w:marTop w:val="0"/>
                  <w:marBottom w:val="0"/>
                  <w:divBdr>
                    <w:top w:val="none" w:sz="0" w:space="0" w:color="auto"/>
                    <w:left w:val="none" w:sz="0" w:space="0" w:color="auto"/>
                    <w:bottom w:val="none" w:sz="0" w:space="0" w:color="auto"/>
                    <w:right w:val="none" w:sz="0" w:space="0" w:color="auto"/>
                  </w:divBdr>
                </w:div>
              </w:divsChild>
            </w:div>
            <w:div w:id="1559708844">
              <w:marLeft w:val="0"/>
              <w:marRight w:val="0"/>
              <w:marTop w:val="0"/>
              <w:marBottom w:val="240"/>
              <w:divBdr>
                <w:top w:val="none" w:sz="0" w:space="0" w:color="auto"/>
                <w:left w:val="none" w:sz="0" w:space="0" w:color="auto"/>
                <w:bottom w:val="none" w:sz="0" w:space="0" w:color="auto"/>
                <w:right w:val="none" w:sz="0" w:space="0" w:color="auto"/>
              </w:divBdr>
              <w:divsChild>
                <w:div w:id="601767726">
                  <w:marLeft w:val="600"/>
                  <w:marRight w:val="96"/>
                  <w:marTop w:val="0"/>
                  <w:marBottom w:val="0"/>
                  <w:divBdr>
                    <w:top w:val="none" w:sz="0" w:space="0" w:color="auto"/>
                    <w:left w:val="none" w:sz="0" w:space="0" w:color="auto"/>
                    <w:bottom w:val="none" w:sz="0" w:space="0" w:color="auto"/>
                    <w:right w:val="none" w:sz="0" w:space="0" w:color="auto"/>
                  </w:divBdr>
                </w:div>
              </w:divsChild>
            </w:div>
            <w:div w:id="1578441824">
              <w:marLeft w:val="0"/>
              <w:marRight w:val="0"/>
              <w:marTop w:val="0"/>
              <w:marBottom w:val="240"/>
              <w:divBdr>
                <w:top w:val="none" w:sz="0" w:space="0" w:color="auto"/>
                <w:left w:val="none" w:sz="0" w:space="0" w:color="auto"/>
                <w:bottom w:val="none" w:sz="0" w:space="0" w:color="auto"/>
                <w:right w:val="none" w:sz="0" w:space="0" w:color="auto"/>
              </w:divBdr>
              <w:divsChild>
                <w:div w:id="856777557">
                  <w:marLeft w:val="600"/>
                  <w:marRight w:val="96"/>
                  <w:marTop w:val="0"/>
                  <w:marBottom w:val="0"/>
                  <w:divBdr>
                    <w:top w:val="none" w:sz="0" w:space="0" w:color="auto"/>
                    <w:left w:val="none" w:sz="0" w:space="0" w:color="auto"/>
                    <w:bottom w:val="none" w:sz="0" w:space="0" w:color="auto"/>
                    <w:right w:val="none" w:sz="0" w:space="0" w:color="auto"/>
                  </w:divBdr>
                </w:div>
              </w:divsChild>
            </w:div>
            <w:div w:id="1642030140">
              <w:marLeft w:val="0"/>
              <w:marRight w:val="0"/>
              <w:marTop w:val="0"/>
              <w:marBottom w:val="0"/>
              <w:divBdr>
                <w:top w:val="none" w:sz="0" w:space="0" w:color="auto"/>
                <w:left w:val="none" w:sz="0" w:space="0" w:color="auto"/>
                <w:bottom w:val="none" w:sz="0" w:space="0" w:color="auto"/>
                <w:right w:val="none" w:sz="0" w:space="0" w:color="auto"/>
              </w:divBdr>
              <w:divsChild>
                <w:div w:id="391739129">
                  <w:marLeft w:val="600"/>
                  <w:marRight w:val="96"/>
                  <w:marTop w:val="0"/>
                  <w:marBottom w:val="0"/>
                  <w:divBdr>
                    <w:top w:val="none" w:sz="0" w:space="0" w:color="auto"/>
                    <w:left w:val="none" w:sz="0" w:space="0" w:color="auto"/>
                    <w:bottom w:val="none" w:sz="0" w:space="0" w:color="auto"/>
                    <w:right w:val="none" w:sz="0" w:space="0" w:color="auto"/>
                  </w:divBdr>
                </w:div>
              </w:divsChild>
            </w:div>
            <w:div w:id="1701124105">
              <w:marLeft w:val="0"/>
              <w:marRight w:val="0"/>
              <w:marTop w:val="0"/>
              <w:marBottom w:val="240"/>
              <w:divBdr>
                <w:top w:val="none" w:sz="0" w:space="0" w:color="auto"/>
                <w:left w:val="none" w:sz="0" w:space="0" w:color="auto"/>
                <w:bottom w:val="none" w:sz="0" w:space="0" w:color="auto"/>
                <w:right w:val="none" w:sz="0" w:space="0" w:color="auto"/>
              </w:divBdr>
              <w:divsChild>
                <w:div w:id="938179">
                  <w:marLeft w:val="600"/>
                  <w:marRight w:val="96"/>
                  <w:marTop w:val="0"/>
                  <w:marBottom w:val="0"/>
                  <w:divBdr>
                    <w:top w:val="none" w:sz="0" w:space="0" w:color="auto"/>
                    <w:left w:val="none" w:sz="0" w:space="0" w:color="auto"/>
                    <w:bottom w:val="none" w:sz="0" w:space="0" w:color="auto"/>
                    <w:right w:val="none" w:sz="0" w:space="0" w:color="auto"/>
                  </w:divBdr>
                </w:div>
              </w:divsChild>
            </w:div>
            <w:div w:id="1703048754">
              <w:marLeft w:val="0"/>
              <w:marRight w:val="0"/>
              <w:marTop w:val="0"/>
              <w:marBottom w:val="240"/>
              <w:divBdr>
                <w:top w:val="none" w:sz="0" w:space="0" w:color="auto"/>
                <w:left w:val="none" w:sz="0" w:space="0" w:color="auto"/>
                <w:bottom w:val="none" w:sz="0" w:space="0" w:color="auto"/>
                <w:right w:val="none" w:sz="0" w:space="0" w:color="auto"/>
              </w:divBdr>
              <w:divsChild>
                <w:div w:id="998465769">
                  <w:marLeft w:val="600"/>
                  <w:marRight w:val="96"/>
                  <w:marTop w:val="0"/>
                  <w:marBottom w:val="0"/>
                  <w:divBdr>
                    <w:top w:val="none" w:sz="0" w:space="0" w:color="auto"/>
                    <w:left w:val="none" w:sz="0" w:space="0" w:color="auto"/>
                    <w:bottom w:val="none" w:sz="0" w:space="0" w:color="auto"/>
                    <w:right w:val="none" w:sz="0" w:space="0" w:color="auto"/>
                  </w:divBdr>
                </w:div>
              </w:divsChild>
            </w:div>
            <w:div w:id="1704550649">
              <w:marLeft w:val="0"/>
              <w:marRight w:val="0"/>
              <w:marTop w:val="0"/>
              <w:marBottom w:val="240"/>
              <w:divBdr>
                <w:top w:val="none" w:sz="0" w:space="0" w:color="auto"/>
                <w:left w:val="none" w:sz="0" w:space="0" w:color="auto"/>
                <w:bottom w:val="none" w:sz="0" w:space="0" w:color="auto"/>
                <w:right w:val="none" w:sz="0" w:space="0" w:color="auto"/>
              </w:divBdr>
              <w:divsChild>
                <w:div w:id="1403723964">
                  <w:marLeft w:val="600"/>
                  <w:marRight w:val="96"/>
                  <w:marTop w:val="0"/>
                  <w:marBottom w:val="0"/>
                  <w:divBdr>
                    <w:top w:val="none" w:sz="0" w:space="0" w:color="auto"/>
                    <w:left w:val="none" w:sz="0" w:space="0" w:color="auto"/>
                    <w:bottom w:val="none" w:sz="0" w:space="0" w:color="auto"/>
                    <w:right w:val="none" w:sz="0" w:space="0" w:color="auto"/>
                  </w:divBdr>
                </w:div>
              </w:divsChild>
            </w:div>
            <w:div w:id="1727607980">
              <w:marLeft w:val="0"/>
              <w:marRight w:val="0"/>
              <w:marTop w:val="0"/>
              <w:marBottom w:val="240"/>
              <w:divBdr>
                <w:top w:val="none" w:sz="0" w:space="0" w:color="auto"/>
                <w:left w:val="none" w:sz="0" w:space="0" w:color="auto"/>
                <w:bottom w:val="none" w:sz="0" w:space="0" w:color="auto"/>
                <w:right w:val="none" w:sz="0" w:space="0" w:color="auto"/>
              </w:divBdr>
              <w:divsChild>
                <w:div w:id="675763365">
                  <w:marLeft w:val="600"/>
                  <w:marRight w:val="96"/>
                  <w:marTop w:val="0"/>
                  <w:marBottom w:val="0"/>
                  <w:divBdr>
                    <w:top w:val="none" w:sz="0" w:space="0" w:color="auto"/>
                    <w:left w:val="none" w:sz="0" w:space="0" w:color="auto"/>
                    <w:bottom w:val="none" w:sz="0" w:space="0" w:color="auto"/>
                    <w:right w:val="none" w:sz="0" w:space="0" w:color="auto"/>
                  </w:divBdr>
                </w:div>
              </w:divsChild>
            </w:div>
            <w:div w:id="1772162502">
              <w:marLeft w:val="0"/>
              <w:marRight w:val="0"/>
              <w:marTop w:val="0"/>
              <w:marBottom w:val="240"/>
              <w:divBdr>
                <w:top w:val="none" w:sz="0" w:space="0" w:color="auto"/>
                <w:left w:val="none" w:sz="0" w:space="0" w:color="auto"/>
                <w:bottom w:val="none" w:sz="0" w:space="0" w:color="auto"/>
                <w:right w:val="none" w:sz="0" w:space="0" w:color="auto"/>
              </w:divBdr>
              <w:divsChild>
                <w:div w:id="126632487">
                  <w:marLeft w:val="600"/>
                  <w:marRight w:val="96"/>
                  <w:marTop w:val="0"/>
                  <w:marBottom w:val="0"/>
                  <w:divBdr>
                    <w:top w:val="none" w:sz="0" w:space="0" w:color="auto"/>
                    <w:left w:val="none" w:sz="0" w:space="0" w:color="auto"/>
                    <w:bottom w:val="none" w:sz="0" w:space="0" w:color="auto"/>
                    <w:right w:val="none" w:sz="0" w:space="0" w:color="auto"/>
                  </w:divBdr>
                </w:div>
              </w:divsChild>
            </w:div>
            <w:div w:id="1780181349">
              <w:marLeft w:val="0"/>
              <w:marRight w:val="0"/>
              <w:marTop w:val="0"/>
              <w:marBottom w:val="240"/>
              <w:divBdr>
                <w:top w:val="none" w:sz="0" w:space="0" w:color="auto"/>
                <w:left w:val="none" w:sz="0" w:space="0" w:color="auto"/>
                <w:bottom w:val="none" w:sz="0" w:space="0" w:color="auto"/>
                <w:right w:val="none" w:sz="0" w:space="0" w:color="auto"/>
              </w:divBdr>
              <w:divsChild>
                <w:div w:id="220016930">
                  <w:marLeft w:val="600"/>
                  <w:marRight w:val="96"/>
                  <w:marTop w:val="0"/>
                  <w:marBottom w:val="0"/>
                  <w:divBdr>
                    <w:top w:val="none" w:sz="0" w:space="0" w:color="auto"/>
                    <w:left w:val="none" w:sz="0" w:space="0" w:color="auto"/>
                    <w:bottom w:val="none" w:sz="0" w:space="0" w:color="auto"/>
                    <w:right w:val="none" w:sz="0" w:space="0" w:color="auto"/>
                  </w:divBdr>
                </w:div>
              </w:divsChild>
            </w:div>
            <w:div w:id="1825586672">
              <w:marLeft w:val="0"/>
              <w:marRight w:val="0"/>
              <w:marTop w:val="0"/>
              <w:marBottom w:val="240"/>
              <w:divBdr>
                <w:top w:val="none" w:sz="0" w:space="0" w:color="auto"/>
                <w:left w:val="none" w:sz="0" w:space="0" w:color="auto"/>
                <w:bottom w:val="none" w:sz="0" w:space="0" w:color="auto"/>
                <w:right w:val="none" w:sz="0" w:space="0" w:color="auto"/>
              </w:divBdr>
              <w:divsChild>
                <w:div w:id="765078987">
                  <w:marLeft w:val="600"/>
                  <w:marRight w:val="96"/>
                  <w:marTop w:val="0"/>
                  <w:marBottom w:val="0"/>
                  <w:divBdr>
                    <w:top w:val="none" w:sz="0" w:space="0" w:color="auto"/>
                    <w:left w:val="none" w:sz="0" w:space="0" w:color="auto"/>
                    <w:bottom w:val="none" w:sz="0" w:space="0" w:color="auto"/>
                    <w:right w:val="none" w:sz="0" w:space="0" w:color="auto"/>
                  </w:divBdr>
                </w:div>
              </w:divsChild>
            </w:div>
            <w:div w:id="1862669736">
              <w:marLeft w:val="0"/>
              <w:marRight w:val="0"/>
              <w:marTop w:val="0"/>
              <w:marBottom w:val="240"/>
              <w:divBdr>
                <w:top w:val="none" w:sz="0" w:space="0" w:color="auto"/>
                <w:left w:val="none" w:sz="0" w:space="0" w:color="auto"/>
                <w:bottom w:val="none" w:sz="0" w:space="0" w:color="auto"/>
                <w:right w:val="none" w:sz="0" w:space="0" w:color="auto"/>
              </w:divBdr>
              <w:divsChild>
                <w:div w:id="1052341462">
                  <w:marLeft w:val="600"/>
                  <w:marRight w:val="96"/>
                  <w:marTop w:val="0"/>
                  <w:marBottom w:val="0"/>
                  <w:divBdr>
                    <w:top w:val="none" w:sz="0" w:space="0" w:color="auto"/>
                    <w:left w:val="none" w:sz="0" w:space="0" w:color="auto"/>
                    <w:bottom w:val="none" w:sz="0" w:space="0" w:color="auto"/>
                    <w:right w:val="none" w:sz="0" w:space="0" w:color="auto"/>
                  </w:divBdr>
                </w:div>
              </w:divsChild>
            </w:div>
            <w:div w:id="1941524146">
              <w:marLeft w:val="0"/>
              <w:marRight w:val="0"/>
              <w:marTop w:val="0"/>
              <w:marBottom w:val="240"/>
              <w:divBdr>
                <w:top w:val="none" w:sz="0" w:space="0" w:color="auto"/>
                <w:left w:val="none" w:sz="0" w:space="0" w:color="auto"/>
                <w:bottom w:val="none" w:sz="0" w:space="0" w:color="auto"/>
                <w:right w:val="none" w:sz="0" w:space="0" w:color="auto"/>
              </w:divBdr>
              <w:divsChild>
                <w:div w:id="1219627225">
                  <w:marLeft w:val="600"/>
                  <w:marRight w:val="96"/>
                  <w:marTop w:val="0"/>
                  <w:marBottom w:val="0"/>
                  <w:divBdr>
                    <w:top w:val="none" w:sz="0" w:space="0" w:color="auto"/>
                    <w:left w:val="none" w:sz="0" w:space="0" w:color="auto"/>
                    <w:bottom w:val="none" w:sz="0" w:space="0" w:color="auto"/>
                    <w:right w:val="none" w:sz="0" w:space="0" w:color="auto"/>
                  </w:divBdr>
                </w:div>
              </w:divsChild>
            </w:div>
            <w:div w:id="2019383507">
              <w:marLeft w:val="0"/>
              <w:marRight w:val="0"/>
              <w:marTop w:val="0"/>
              <w:marBottom w:val="240"/>
              <w:divBdr>
                <w:top w:val="none" w:sz="0" w:space="0" w:color="auto"/>
                <w:left w:val="none" w:sz="0" w:space="0" w:color="auto"/>
                <w:bottom w:val="none" w:sz="0" w:space="0" w:color="auto"/>
                <w:right w:val="none" w:sz="0" w:space="0" w:color="auto"/>
              </w:divBdr>
              <w:divsChild>
                <w:div w:id="1315140823">
                  <w:marLeft w:val="600"/>
                  <w:marRight w:val="96"/>
                  <w:marTop w:val="0"/>
                  <w:marBottom w:val="0"/>
                  <w:divBdr>
                    <w:top w:val="none" w:sz="0" w:space="0" w:color="auto"/>
                    <w:left w:val="none" w:sz="0" w:space="0" w:color="auto"/>
                    <w:bottom w:val="none" w:sz="0" w:space="0" w:color="auto"/>
                    <w:right w:val="none" w:sz="0" w:space="0" w:color="auto"/>
                  </w:divBdr>
                </w:div>
              </w:divsChild>
            </w:div>
            <w:div w:id="2036539092">
              <w:marLeft w:val="0"/>
              <w:marRight w:val="0"/>
              <w:marTop w:val="0"/>
              <w:marBottom w:val="240"/>
              <w:divBdr>
                <w:top w:val="none" w:sz="0" w:space="0" w:color="auto"/>
                <w:left w:val="none" w:sz="0" w:space="0" w:color="auto"/>
                <w:bottom w:val="none" w:sz="0" w:space="0" w:color="auto"/>
                <w:right w:val="none" w:sz="0" w:space="0" w:color="auto"/>
              </w:divBdr>
              <w:divsChild>
                <w:div w:id="148517461">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13651402">
      <w:bodyDiv w:val="1"/>
      <w:marLeft w:val="0"/>
      <w:marRight w:val="0"/>
      <w:marTop w:val="0"/>
      <w:marBottom w:val="0"/>
      <w:divBdr>
        <w:top w:val="none" w:sz="0" w:space="0" w:color="auto"/>
        <w:left w:val="none" w:sz="0" w:space="0" w:color="auto"/>
        <w:bottom w:val="none" w:sz="0" w:space="0" w:color="auto"/>
        <w:right w:val="none" w:sz="0" w:space="0" w:color="auto"/>
      </w:divBdr>
    </w:div>
    <w:div w:id="1736125749">
      <w:bodyDiv w:val="1"/>
      <w:marLeft w:val="0"/>
      <w:marRight w:val="0"/>
      <w:marTop w:val="0"/>
      <w:marBottom w:val="0"/>
      <w:divBdr>
        <w:top w:val="none" w:sz="0" w:space="0" w:color="auto"/>
        <w:left w:val="none" w:sz="0" w:space="0" w:color="auto"/>
        <w:bottom w:val="none" w:sz="0" w:space="0" w:color="auto"/>
        <w:right w:val="none" w:sz="0" w:space="0" w:color="auto"/>
      </w:divBdr>
      <w:divsChild>
        <w:div w:id="384717242">
          <w:marLeft w:val="0"/>
          <w:marRight w:val="0"/>
          <w:marTop w:val="0"/>
          <w:marBottom w:val="0"/>
          <w:divBdr>
            <w:top w:val="none" w:sz="0" w:space="0" w:color="auto"/>
            <w:left w:val="none" w:sz="0" w:space="0" w:color="auto"/>
            <w:bottom w:val="none" w:sz="0" w:space="0" w:color="auto"/>
            <w:right w:val="none" w:sz="0" w:space="0" w:color="auto"/>
          </w:divBdr>
          <w:divsChild>
            <w:div w:id="13385687">
              <w:marLeft w:val="0"/>
              <w:marRight w:val="0"/>
              <w:marTop w:val="0"/>
              <w:marBottom w:val="240"/>
              <w:divBdr>
                <w:top w:val="none" w:sz="0" w:space="0" w:color="auto"/>
                <w:left w:val="none" w:sz="0" w:space="0" w:color="auto"/>
                <w:bottom w:val="none" w:sz="0" w:space="0" w:color="auto"/>
                <w:right w:val="none" w:sz="0" w:space="0" w:color="auto"/>
              </w:divBdr>
              <w:divsChild>
                <w:div w:id="824008057">
                  <w:marLeft w:val="600"/>
                  <w:marRight w:val="96"/>
                  <w:marTop w:val="0"/>
                  <w:marBottom w:val="0"/>
                  <w:divBdr>
                    <w:top w:val="none" w:sz="0" w:space="0" w:color="auto"/>
                    <w:left w:val="none" w:sz="0" w:space="0" w:color="auto"/>
                    <w:bottom w:val="none" w:sz="0" w:space="0" w:color="auto"/>
                    <w:right w:val="none" w:sz="0" w:space="0" w:color="auto"/>
                  </w:divBdr>
                </w:div>
              </w:divsChild>
            </w:div>
            <w:div w:id="75135470">
              <w:marLeft w:val="0"/>
              <w:marRight w:val="0"/>
              <w:marTop w:val="0"/>
              <w:marBottom w:val="240"/>
              <w:divBdr>
                <w:top w:val="none" w:sz="0" w:space="0" w:color="auto"/>
                <w:left w:val="none" w:sz="0" w:space="0" w:color="auto"/>
                <w:bottom w:val="none" w:sz="0" w:space="0" w:color="auto"/>
                <w:right w:val="none" w:sz="0" w:space="0" w:color="auto"/>
              </w:divBdr>
              <w:divsChild>
                <w:div w:id="2065326734">
                  <w:marLeft w:val="600"/>
                  <w:marRight w:val="96"/>
                  <w:marTop w:val="0"/>
                  <w:marBottom w:val="0"/>
                  <w:divBdr>
                    <w:top w:val="none" w:sz="0" w:space="0" w:color="auto"/>
                    <w:left w:val="none" w:sz="0" w:space="0" w:color="auto"/>
                    <w:bottom w:val="none" w:sz="0" w:space="0" w:color="auto"/>
                    <w:right w:val="none" w:sz="0" w:space="0" w:color="auto"/>
                  </w:divBdr>
                </w:div>
              </w:divsChild>
            </w:div>
            <w:div w:id="79446681">
              <w:marLeft w:val="0"/>
              <w:marRight w:val="0"/>
              <w:marTop w:val="0"/>
              <w:marBottom w:val="240"/>
              <w:divBdr>
                <w:top w:val="none" w:sz="0" w:space="0" w:color="auto"/>
                <w:left w:val="none" w:sz="0" w:space="0" w:color="auto"/>
                <w:bottom w:val="none" w:sz="0" w:space="0" w:color="auto"/>
                <w:right w:val="none" w:sz="0" w:space="0" w:color="auto"/>
              </w:divBdr>
              <w:divsChild>
                <w:div w:id="1840997383">
                  <w:marLeft w:val="600"/>
                  <w:marRight w:val="96"/>
                  <w:marTop w:val="0"/>
                  <w:marBottom w:val="0"/>
                  <w:divBdr>
                    <w:top w:val="none" w:sz="0" w:space="0" w:color="auto"/>
                    <w:left w:val="none" w:sz="0" w:space="0" w:color="auto"/>
                    <w:bottom w:val="none" w:sz="0" w:space="0" w:color="auto"/>
                    <w:right w:val="none" w:sz="0" w:space="0" w:color="auto"/>
                  </w:divBdr>
                </w:div>
              </w:divsChild>
            </w:div>
            <w:div w:id="104623564">
              <w:marLeft w:val="0"/>
              <w:marRight w:val="0"/>
              <w:marTop w:val="0"/>
              <w:marBottom w:val="240"/>
              <w:divBdr>
                <w:top w:val="none" w:sz="0" w:space="0" w:color="auto"/>
                <w:left w:val="none" w:sz="0" w:space="0" w:color="auto"/>
                <w:bottom w:val="none" w:sz="0" w:space="0" w:color="auto"/>
                <w:right w:val="none" w:sz="0" w:space="0" w:color="auto"/>
              </w:divBdr>
              <w:divsChild>
                <w:div w:id="1999381336">
                  <w:marLeft w:val="600"/>
                  <w:marRight w:val="96"/>
                  <w:marTop w:val="0"/>
                  <w:marBottom w:val="0"/>
                  <w:divBdr>
                    <w:top w:val="none" w:sz="0" w:space="0" w:color="auto"/>
                    <w:left w:val="none" w:sz="0" w:space="0" w:color="auto"/>
                    <w:bottom w:val="none" w:sz="0" w:space="0" w:color="auto"/>
                    <w:right w:val="none" w:sz="0" w:space="0" w:color="auto"/>
                  </w:divBdr>
                </w:div>
              </w:divsChild>
            </w:div>
            <w:div w:id="124080290">
              <w:marLeft w:val="0"/>
              <w:marRight w:val="0"/>
              <w:marTop w:val="0"/>
              <w:marBottom w:val="240"/>
              <w:divBdr>
                <w:top w:val="none" w:sz="0" w:space="0" w:color="auto"/>
                <w:left w:val="none" w:sz="0" w:space="0" w:color="auto"/>
                <w:bottom w:val="none" w:sz="0" w:space="0" w:color="auto"/>
                <w:right w:val="none" w:sz="0" w:space="0" w:color="auto"/>
              </w:divBdr>
              <w:divsChild>
                <w:div w:id="437064852">
                  <w:marLeft w:val="600"/>
                  <w:marRight w:val="96"/>
                  <w:marTop w:val="0"/>
                  <w:marBottom w:val="0"/>
                  <w:divBdr>
                    <w:top w:val="none" w:sz="0" w:space="0" w:color="auto"/>
                    <w:left w:val="none" w:sz="0" w:space="0" w:color="auto"/>
                    <w:bottom w:val="none" w:sz="0" w:space="0" w:color="auto"/>
                    <w:right w:val="none" w:sz="0" w:space="0" w:color="auto"/>
                  </w:divBdr>
                </w:div>
              </w:divsChild>
            </w:div>
            <w:div w:id="177156415">
              <w:marLeft w:val="0"/>
              <w:marRight w:val="0"/>
              <w:marTop w:val="0"/>
              <w:marBottom w:val="240"/>
              <w:divBdr>
                <w:top w:val="none" w:sz="0" w:space="0" w:color="auto"/>
                <w:left w:val="none" w:sz="0" w:space="0" w:color="auto"/>
                <w:bottom w:val="none" w:sz="0" w:space="0" w:color="auto"/>
                <w:right w:val="none" w:sz="0" w:space="0" w:color="auto"/>
              </w:divBdr>
              <w:divsChild>
                <w:div w:id="1867058554">
                  <w:marLeft w:val="600"/>
                  <w:marRight w:val="96"/>
                  <w:marTop w:val="0"/>
                  <w:marBottom w:val="0"/>
                  <w:divBdr>
                    <w:top w:val="none" w:sz="0" w:space="0" w:color="auto"/>
                    <w:left w:val="none" w:sz="0" w:space="0" w:color="auto"/>
                    <w:bottom w:val="none" w:sz="0" w:space="0" w:color="auto"/>
                    <w:right w:val="none" w:sz="0" w:space="0" w:color="auto"/>
                  </w:divBdr>
                </w:div>
              </w:divsChild>
            </w:div>
            <w:div w:id="213741141">
              <w:marLeft w:val="0"/>
              <w:marRight w:val="0"/>
              <w:marTop w:val="0"/>
              <w:marBottom w:val="240"/>
              <w:divBdr>
                <w:top w:val="none" w:sz="0" w:space="0" w:color="auto"/>
                <w:left w:val="none" w:sz="0" w:space="0" w:color="auto"/>
                <w:bottom w:val="none" w:sz="0" w:space="0" w:color="auto"/>
                <w:right w:val="none" w:sz="0" w:space="0" w:color="auto"/>
              </w:divBdr>
              <w:divsChild>
                <w:div w:id="2079353440">
                  <w:marLeft w:val="600"/>
                  <w:marRight w:val="96"/>
                  <w:marTop w:val="0"/>
                  <w:marBottom w:val="0"/>
                  <w:divBdr>
                    <w:top w:val="none" w:sz="0" w:space="0" w:color="auto"/>
                    <w:left w:val="none" w:sz="0" w:space="0" w:color="auto"/>
                    <w:bottom w:val="none" w:sz="0" w:space="0" w:color="auto"/>
                    <w:right w:val="none" w:sz="0" w:space="0" w:color="auto"/>
                  </w:divBdr>
                </w:div>
              </w:divsChild>
            </w:div>
            <w:div w:id="249701542">
              <w:marLeft w:val="0"/>
              <w:marRight w:val="0"/>
              <w:marTop w:val="0"/>
              <w:marBottom w:val="240"/>
              <w:divBdr>
                <w:top w:val="none" w:sz="0" w:space="0" w:color="auto"/>
                <w:left w:val="none" w:sz="0" w:space="0" w:color="auto"/>
                <w:bottom w:val="none" w:sz="0" w:space="0" w:color="auto"/>
                <w:right w:val="none" w:sz="0" w:space="0" w:color="auto"/>
              </w:divBdr>
              <w:divsChild>
                <w:div w:id="1571503515">
                  <w:marLeft w:val="600"/>
                  <w:marRight w:val="96"/>
                  <w:marTop w:val="0"/>
                  <w:marBottom w:val="0"/>
                  <w:divBdr>
                    <w:top w:val="none" w:sz="0" w:space="0" w:color="auto"/>
                    <w:left w:val="none" w:sz="0" w:space="0" w:color="auto"/>
                    <w:bottom w:val="none" w:sz="0" w:space="0" w:color="auto"/>
                    <w:right w:val="none" w:sz="0" w:space="0" w:color="auto"/>
                  </w:divBdr>
                </w:div>
              </w:divsChild>
            </w:div>
            <w:div w:id="307902152">
              <w:marLeft w:val="0"/>
              <w:marRight w:val="0"/>
              <w:marTop w:val="0"/>
              <w:marBottom w:val="240"/>
              <w:divBdr>
                <w:top w:val="none" w:sz="0" w:space="0" w:color="auto"/>
                <w:left w:val="none" w:sz="0" w:space="0" w:color="auto"/>
                <w:bottom w:val="none" w:sz="0" w:space="0" w:color="auto"/>
                <w:right w:val="none" w:sz="0" w:space="0" w:color="auto"/>
              </w:divBdr>
              <w:divsChild>
                <w:div w:id="1971280909">
                  <w:marLeft w:val="600"/>
                  <w:marRight w:val="96"/>
                  <w:marTop w:val="0"/>
                  <w:marBottom w:val="0"/>
                  <w:divBdr>
                    <w:top w:val="none" w:sz="0" w:space="0" w:color="auto"/>
                    <w:left w:val="none" w:sz="0" w:space="0" w:color="auto"/>
                    <w:bottom w:val="none" w:sz="0" w:space="0" w:color="auto"/>
                    <w:right w:val="none" w:sz="0" w:space="0" w:color="auto"/>
                  </w:divBdr>
                </w:div>
              </w:divsChild>
            </w:div>
            <w:div w:id="346709853">
              <w:marLeft w:val="0"/>
              <w:marRight w:val="0"/>
              <w:marTop w:val="0"/>
              <w:marBottom w:val="240"/>
              <w:divBdr>
                <w:top w:val="none" w:sz="0" w:space="0" w:color="auto"/>
                <w:left w:val="none" w:sz="0" w:space="0" w:color="auto"/>
                <w:bottom w:val="none" w:sz="0" w:space="0" w:color="auto"/>
                <w:right w:val="none" w:sz="0" w:space="0" w:color="auto"/>
              </w:divBdr>
              <w:divsChild>
                <w:div w:id="175732505">
                  <w:marLeft w:val="600"/>
                  <w:marRight w:val="96"/>
                  <w:marTop w:val="0"/>
                  <w:marBottom w:val="0"/>
                  <w:divBdr>
                    <w:top w:val="none" w:sz="0" w:space="0" w:color="auto"/>
                    <w:left w:val="none" w:sz="0" w:space="0" w:color="auto"/>
                    <w:bottom w:val="none" w:sz="0" w:space="0" w:color="auto"/>
                    <w:right w:val="none" w:sz="0" w:space="0" w:color="auto"/>
                  </w:divBdr>
                </w:div>
              </w:divsChild>
            </w:div>
            <w:div w:id="362099338">
              <w:marLeft w:val="0"/>
              <w:marRight w:val="0"/>
              <w:marTop w:val="0"/>
              <w:marBottom w:val="240"/>
              <w:divBdr>
                <w:top w:val="none" w:sz="0" w:space="0" w:color="auto"/>
                <w:left w:val="none" w:sz="0" w:space="0" w:color="auto"/>
                <w:bottom w:val="none" w:sz="0" w:space="0" w:color="auto"/>
                <w:right w:val="none" w:sz="0" w:space="0" w:color="auto"/>
              </w:divBdr>
              <w:divsChild>
                <w:div w:id="740837598">
                  <w:marLeft w:val="600"/>
                  <w:marRight w:val="96"/>
                  <w:marTop w:val="0"/>
                  <w:marBottom w:val="0"/>
                  <w:divBdr>
                    <w:top w:val="none" w:sz="0" w:space="0" w:color="auto"/>
                    <w:left w:val="none" w:sz="0" w:space="0" w:color="auto"/>
                    <w:bottom w:val="none" w:sz="0" w:space="0" w:color="auto"/>
                    <w:right w:val="none" w:sz="0" w:space="0" w:color="auto"/>
                  </w:divBdr>
                </w:div>
              </w:divsChild>
            </w:div>
            <w:div w:id="491988385">
              <w:marLeft w:val="0"/>
              <w:marRight w:val="0"/>
              <w:marTop w:val="0"/>
              <w:marBottom w:val="240"/>
              <w:divBdr>
                <w:top w:val="none" w:sz="0" w:space="0" w:color="auto"/>
                <w:left w:val="none" w:sz="0" w:space="0" w:color="auto"/>
                <w:bottom w:val="none" w:sz="0" w:space="0" w:color="auto"/>
                <w:right w:val="none" w:sz="0" w:space="0" w:color="auto"/>
              </w:divBdr>
              <w:divsChild>
                <w:div w:id="1935430102">
                  <w:marLeft w:val="600"/>
                  <w:marRight w:val="96"/>
                  <w:marTop w:val="0"/>
                  <w:marBottom w:val="0"/>
                  <w:divBdr>
                    <w:top w:val="none" w:sz="0" w:space="0" w:color="auto"/>
                    <w:left w:val="none" w:sz="0" w:space="0" w:color="auto"/>
                    <w:bottom w:val="none" w:sz="0" w:space="0" w:color="auto"/>
                    <w:right w:val="none" w:sz="0" w:space="0" w:color="auto"/>
                  </w:divBdr>
                </w:div>
              </w:divsChild>
            </w:div>
            <w:div w:id="557056383">
              <w:marLeft w:val="0"/>
              <w:marRight w:val="0"/>
              <w:marTop w:val="0"/>
              <w:marBottom w:val="240"/>
              <w:divBdr>
                <w:top w:val="none" w:sz="0" w:space="0" w:color="auto"/>
                <w:left w:val="none" w:sz="0" w:space="0" w:color="auto"/>
                <w:bottom w:val="none" w:sz="0" w:space="0" w:color="auto"/>
                <w:right w:val="none" w:sz="0" w:space="0" w:color="auto"/>
              </w:divBdr>
              <w:divsChild>
                <w:div w:id="491066086">
                  <w:marLeft w:val="600"/>
                  <w:marRight w:val="96"/>
                  <w:marTop w:val="0"/>
                  <w:marBottom w:val="0"/>
                  <w:divBdr>
                    <w:top w:val="none" w:sz="0" w:space="0" w:color="auto"/>
                    <w:left w:val="none" w:sz="0" w:space="0" w:color="auto"/>
                    <w:bottom w:val="none" w:sz="0" w:space="0" w:color="auto"/>
                    <w:right w:val="none" w:sz="0" w:space="0" w:color="auto"/>
                  </w:divBdr>
                </w:div>
              </w:divsChild>
            </w:div>
            <w:div w:id="647057977">
              <w:marLeft w:val="0"/>
              <w:marRight w:val="0"/>
              <w:marTop w:val="0"/>
              <w:marBottom w:val="240"/>
              <w:divBdr>
                <w:top w:val="none" w:sz="0" w:space="0" w:color="auto"/>
                <w:left w:val="none" w:sz="0" w:space="0" w:color="auto"/>
                <w:bottom w:val="none" w:sz="0" w:space="0" w:color="auto"/>
                <w:right w:val="none" w:sz="0" w:space="0" w:color="auto"/>
              </w:divBdr>
              <w:divsChild>
                <w:div w:id="1057821805">
                  <w:marLeft w:val="600"/>
                  <w:marRight w:val="96"/>
                  <w:marTop w:val="0"/>
                  <w:marBottom w:val="0"/>
                  <w:divBdr>
                    <w:top w:val="none" w:sz="0" w:space="0" w:color="auto"/>
                    <w:left w:val="none" w:sz="0" w:space="0" w:color="auto"/>
                    <w:bottom w:val="none" w:sz="0" w:space="0" w:color="auto"/>
                    <w:right w:val="none" w:sz="0" w:space="0" w:color="auto"/>
                  </w:divBdr>
                </w:div>
              </w:divsChild>
            </w:div>
            <w:div w:id="654649441">
              <w:marLeft w:val="0"/>
              <w:marRight w:val="0"/>
              <w:marTop w:val="0"/>
              <w:marBottom w:val="240"/>
              <w:divBdr>
                <w:top w:val="none" w:sz="0" w:space="0" w:color="auto"/>
                <w:left w:val="none" w:sz="0" w:space="0" w:color="auto"/>
                <w:bottom w:val="none" w:sz="0" w:space="0" w:color="auto"/>
                <w:right w:val="none" w:sz="0" w:space="0" w:color="auto"/>
              </w:divBdr>
              <w:divsChild>
                <w:div w:id="346911640">
                  <w:marLeft w:val="600"/>
                  <w:marRight w:val="96"/>
                  <w:marTop w:val="0"/>
                  <w:marBottom w:val="0"/>
                  <w:divBdr>
                    <w:top w:val="none" w:sz="0" w:space="0" w:color="auto"/>
                    <w:left w:val="none" w:sz="0" w:space="0" w:color="auto"/>
                    <w:bottom w:val="none" w:sz="0" w:space="0" w:color="auto"/>
                    <w:right w:val="none" w:sz="0" w:space="0" w:color="auto"/>
                  </w:divBdr>
                </w:div>
              </w:divsChild>
            </w:div>
            <w:div w:id="703604534">
              <w:marLeft w:val="0"/>
              <w:marRight w:val="0"/>
              <w:marTop w:val="0"/>
              <w:marBottom w:val="240"/>
              <w:divBdr>
                <w:top w:val="none" w:sz="0" w:space="0" w:color="auto"/>
                <w:left w:val="none" w:sz="0" w:space="0" w:color="auto"/>
                <w:bottom w:val="none" w:sz="0" w:space="0" w:color="auto"/>
                <w:right w:val="none" w:sz="0" w:space="0" w:color="auto"/>
              </w:divBdr>
              <w:divsChild>
                <w:div w:id="2102024766">
                  <w:marLeft w:val="600"/>
                  <w:marRight w:val="96"/>
                  <w:marTop w:val="0"/>
                  <w:marBottom w:val="0"/>
                  <w:divBdr>
                    <w:top w:val="none" w:sz="0" w:space="0" w:color="auto"/>
                    <w:left w:val="none" w:sz="0" w:space="0" w:color="auto"/>
                    <w:bottom w:val="none" w:sz="0" w:space="0" w:color="auto"/>
                    <w:right w:val="none" w:sz="0" w:space="0" w:color="auto"/>
                  </w:divBdr>
                </w:div>
              </w:divsChild>
            </w:div>
            <w:div w:id="842473858">
              <w:marLeft w:val="0"/>
              <w:marRight w:val="0"/>
              <w:marTop w:val="0"/>
              <w:marBottom w:val="240"/>
              <w:divBdr>
                <w:top w:val="none" w:sz="0" w:space="0" w:color="auto"/>
                <w:left w:val="none" w:sz="0" w:space="0" w:color="auto"/>
                <w:bottom w:val="none" w:sz="0" w:space="0" w:color="auto"/>
                <w:right w:val="none" w:sz="0" w:space="0" w:color="auto"/>
              </w:divBdr>
              <w:divsChild>
                <w:div w:id="1903907270">
                  <w:marLeft w:val="600"/>
                  <w:marRight w:val="96"/>
                  <w:marTop w:val="0"/>
                  <w:marBottom w:val="0"/>
                  <w:divBdr>
                    <w:top w:val="none" w:sz="0" w:space="0" w:color="auto"/>
                    <w:left w:val="none" w:sz="0" w:space="0" w:color="auto"/>
                    <w:bottom w:val="none" w:sz="0" w:space="0" w:color="auto"/>
                    <w:right w:val="none" w:sz="0" w:space="0" w:color="auto"/>
                  </w:divBdr>
                </w:div>
              </w:divsChild>
            </w:div>
            <w:div w:id="844828330">
              <w:marLeft w:val="0"/>
              <w:marRight w:val="0"/>
              <w:marTop w:val="0"/>
              <w:marBottom w:val="240"/>
              <w:divBdr>
                <w:top w:val="none" w:sz="0" w:space="0" w:color="auto"/>
                <w:left w:val="none" w:sz="0" w:space="0" w:color="auto"/>
                <w:bottom w:val="none" w:sz="0" w:space="0" w:color="auto"/>
                <w:right w:val="none" w:sz="0" w:space="0" w:color="auto"/>
              </w:divBdr>
              <w:divsChild>
                <w:div w:id="111437038">
                  <w:marLeft w:val="600"/>
                  <w:marRight w:val="96"/>
                  <w:marTop w:val="0"/>
                  <w:marBottom w:val="0"/>
                  <w:divBdr>
                    <w:top w:val="none" w:sz="0" w:space="0" w:color="auto"/>
                    <w:left w:val="none" w:sz="0" w:space="0" w:color="auto"/>
                    <w:bottom w:val="none" w:sz="0" w:space="0" w:color="auto"/>
                    <w:right w:val="none" w:sz="0" w:space="0" w:color="auto"/>
                  </w:divBdr>
                </w:div>
              </w:divsChild>
            </w:div>
            <w:div w:id="883755555">
              <w:marLeft w:val="0"/>
              <w:marRight w:val="0"/>
              <w:marTop w:val="0"/>
              <w:marBottom w:val="240"/>
              <w:divBdr>
                <w:top w:val="none" w:sz="0" w:space="0" w:color="auto"/>
                <w:left w:val="none" w:sz="0" w:space="0" w:color="auto"/>
                <w:bottom w:val="none" w:sz="0" w:space="0" w:color="auto"/>
                <w:right w:val="none" w:sz="0" w:space="0" w:color="auto"/>
              </w:divBdr>
              <w:divsChild>
                <w:div w:id="1603957579">
                  <w:marLeft w:val="600"/>
                  <w:marRight w:val="96"/>
                  <w:marTop w:val="0"/>
                  <w:marBottom w:val="0"/>
                  <w:divBdr>
                    <w:top w:val="none" w:sz="0" w:space="0" w:color="auto"/>
                    <w:left w:val="none" w:sz="0" w:space="0" w:color="auto"/>
                    <w:bottom w:val="none" w:sz="0" w:space="0" w:color="auto"/>
                    <w:right w:val="none" w:sz="0" w:space="0" w:color="auto"/>
                  </w:divBdr>
                </w:div>
              </w:divsChild>
            </w:div>
            <w:div w:id="921794254">
              <w:marLeft w:val="0"/>
              <w:marRight w:val="0"/>
              <w:marTop w:val="0"/>
              <w:marBottom w:val="240"/>
              <w:divBdr>
                <w:top w:val="none" w:sz="0" w:space="0" w:color="auto"/>
                <w:left w:val="none" w:sz="0" w:space="0" w:color="auto"/>
                <w:bottom w:val="none" w:sz="0" w:space="0" w:color="auto"/>
                <w:right w:val="none" w:sz="0" w:space="0" w:color="auto"/>
              </w:divBdr>
              <w:divsChild>
                <w:div w:id="1652831601">
                  <w:marLeft w:val="600"/>
                  <w:marRight w:val="96"/>
                  <w:marTop w:val="0"/>
                  <w:marBottom w:val="0"/>
                  <w:divBdr>
                    <w:top w:val="none" w:sz="0" w:space="0" w:color="auto"/>
                    <w:left w:val="none" w:sz="0" w:space="0" w:color="auto"/>
                    <w:bottom w:val="none" w:sz="0" w:space="0" w:color="auto"/>
                    <w:right w:val="none" w:sz="0" w:space="0" w:color="auto"/>
                  </w:divBdr>
                </w:div>
              </w:divsChild>
            </w:div>
            <w:div w:id="1014065631">
              <w:marLeft w:val="0"/>
              <w:marRight w:val="0"/>
              <w:marTop w:val="0"/>
              <w:marBottom w:val="240"/>
              <w:divBdr>
                <w:top w:val="none" w:sz="0" w:space="0" w:color="auto"/>
                <w:left w:val="none" w:sz="0" w:space="0" w:color="auto"/>
                <w:bottom w:val="none" w:sz="0" w:space="0" w:color="auto"/>
                <w:right w:val="none" w:sz="0" w:space="0" w:color="auto"/>
              </w:divBdr>
              <w:divsChild>
                <w:div w:id="114107576">
                  <w:marLeft w:val="600"/>
                  <w:marRight w:val="96"/>
                  <w:marTop w:val="0"/>
                  <w:marBottom w:val="0"/>
                  <w:divBdr>
                    <w:top w:val="none" w:sz="0" w:space="0" w:color="auto"/>
                    <w:left w:val="none" w:sz="0" w:space="0" w:color="auto"/>
                    <w:bottom w:val="none" w:sz="0" w:space="0" w:color="auto"/>
                    <w:right w:val="none" w:sz="0" w:space="0" w:color="auto"/>
                  </w:divBdr>
                </w:div>
              </w:divsChild>
            </w:div>
            <w:div w:id="1026835691">
              <w:marLeft w:val="0"/>
              <w:marRight w:val="0"/>
              <w:marTop w:val="0"/>
              <w:marBottom w:val="240"/>
              <w:divBdr>
                <w:top w:val="none" w:sz="0" w:space="0" w:color="auto"/>
                <w:left w:val="none" w:sz="0" w:space="0" w:color="auto"/>
                <w:bottom w:val="none" w:sz="0" w:space="0" w:color="auto"/>
                <w:right w:val="none" w:sz="0" w:space="0" w:color="auto"/>
              </w:divBdr>
              <w:divsChild>
                <w:div w:id="2126270504">
                  <w:marLeft w:val="600"/>
                  <w:marRight w:val="96"/>
                  <w:marTop w:val="0"/>
                  <w:marBottom w:val="0"/>
                  <w:divBdr>
                    <w:top w:val="none" w:sz="0" w:space="0" w:color="auto"/>
                    <w:left w:val="none" w:sz="0" w:space="0" w:color="auto"/>
                    <w:bottom w:val="none" w:sz="0" w:space="0" w:color="auto"/>
                    <w:right w:val="none" w:sz="0" w:space="0" w:color="auto"/>
                  </w:divBdr>
                </w:div>
              </w:divsChild>
            </w:div>
            <w:div w:id="1082410626">
              <w:marLeft w:val="0"/>
              <w:marRight w:val="0"/>
              <w:marTop w:val="0"/>
              <w:marBottom w:val="240"/>
              <w:divBdr>
                <w:top w:val="none" w:sz="0" w:space="0" w:color="auto"/>
                <w:left w:val="none" w:sz="0" w:space="0" w:color="auto"/>
                <w:bottom w:val="none" w:sz="0" w:space="0" w:color="auto"/>
                <w:right w:val="none" w:sz="0" w:space="0" w:color="auto"/>
              </w:divBdr>
              <w:divsChild>
                <w:div w:id="1345395532">
                  <w:marLeft w:val="600"/>
                  <w:marRight w:val="96"/>
                  <w:marTop w:val="0"/>
                  <w:marBottom w:val="0"/>
                  <w:divBdr>
                    <w:top w:val="none" w:sz="0" w:space="0" w:color="auto"/>
                    <w:left w:val="none" w:sz="0" w:space="0" w:color="auto"/>
                    <w:bottom w:val="none" w:sz="0" w:space="0" w:color="auto"/>
                    <w:right w:val="none" w:sz="0" w:space="0" w:color="auto"/>
                  </w:divBdr>
                </w:div>
              </w:divsChild>
            </w:div>
            <w:div w:id="1146239967">
              <w:marLeft w:val="0"/>
              <w:marRight w:val="0"/>
              <w:marTop w:val="0"/>
              <w:marBottom w:val="240"/>
              <w:divBdr>
                <w:top w:val="none" w:sz="0" w:space="0" w:color="auto"/>
                <w:left w:val="none" w:sz="0" w:space="0" w:color="auto"/>
                <w:bottom w:val="none" w:sz="0" w:space="0" w:color="auto"/>
                <w:right w:val="none" w:sz="0" w:space="0" w:color="auto"/>
              </w:divBdr>
              <w:divsChild>
                <w:div w:id="82459824">
                  <w:marLeft w:val="600"/>
                  <w:marRight w:val="96"/>
                  <w:marTop w:val="0"/>
                  <w:marBottom w:val="0"/>
                  <w:divBdr>
                    <w:top w:val="none" w:sz="0" w:space="0" w:color="auto"/>
                    <w:left w:val="none" w:sz="0" w:space="0" w:color="auto"/>
                    <w:bottom w:val="none" w:sz="0" w:space="0" w:color="auto"/>
                    <w:right w:val="none" w:sz="0" w:space="0" w:color="auto"/>
                  </w:divBdr>
                </w:div>
              </w:divsChild>
            </w:div>
            <w:div w:id="1265648493">
              <w:marLeft w:val="0"/>
              <w:marRight w:val="0"/>
              <w:marTop w:val="0"/>
              <w:marBottom w:val="240"/>
              <w:divBdr>
                <w:top w:val="none" w:sz="0" w:space="0" w:color="auto"/>
                <w:left w:val="none" w:sz="0" w:space="0" w:color="auto"/>
                <w:bottom w:val="none" w:sz="0" w:space="0" w:color="auto"/>
                <w:right w:val="none" w:sz="0" w:space="0" w:color="auto"/>
              </w:divBdr>
              <w:divsChild>
                <w:div w:id="972255068">
                  <w:marLeft w:val="600"/>
                  <w:marRight w:val="96"/>
                  <w:marTop w:val="0"/>
                  <w:marBottom w:val="0"/>
                  <w:divBdr>
                    <w:top w:val="none" w:sz="0" w:space="0" w:color="auto"/>
                    <w:left w:val="none" w:sz="0" w:space="0" w:color="auto"/>
                    <w:bottom w:val="none" w:sz="0" w:space="0" w:color="auto"/>
                    <w:right w:val="none" w:sz="0" w:space="0" w:color="auto"/>
                  </w:divBdr>
                </w:div>
              </w:divsChild>
            </w:div>
            <w:div w:id="1299529230">
              <w:marLeft w:val="0"/>
              <w:marRight w:val="0"/>
              <w:marTop w:val="0"/>
              <w:marBottom w:val="240"/>
              <w:divBdr>
                <w:top w:val="none" w:sz="0" w:space="0" w:color="auto"/>
                <w:left w:val="none" w:sz="0" w:space="0" w:color="auto"/>
                <w:bottom w:val="none" w:sz="0" w:space="0" w:color="auto"/>
                <w:right w:val="none" w:sz="0" w:space="0" w:color="auto"/>
              </w:divBdr>
              <w:divsChild>
                <w:div w:id="1469742051">
                  <w:marLeft w:val="600"/>
                  <w:marRight w:val="96"/>
                  <w:marTop w:val="0"/>
                  <w:marBottom w:val="0"/>
                  <w:divBdr>
                    <w:top w:val="none" w:sz="0" w:space="0" w:color="auto"/>
                    <w:left w:val="none" w:sz="0" w:space="0" w:color="auto"/>
                    <w:bottom w:val="none" w:sz="0" w:space="0" w:color="auto"/>
                    <w:right w:val="none" w:sz="0" w:space="0" w:color="auto"/>
                  </w:divBdr>
                </w:div>
              </w:divsChild>
            </w:div>
            <w:div w:id="1305698629">
              <w:marLeft w:val="0"/>
              <w:marRight w:val="0"/>
              <w:marTop w:val="0"/>
              <w:marBottom w:val="240"/>
              <w:divBdr>
                <w:top w:val="none" w:sz="0" w:space="0" w:color="auto"/>
                <w:left w:val="none" w:sz="0" w:space="0" w:color="auto"/>
                <w:bottom w:val="none" w:sz="0" w:space="0" w:color="auto"/>
                <w:right w:val="none" w:sz="0" w:space="0" w:color="auto"/>
              </w:divBdr>
              <w:divsChild>
                <w:div w:id="1070344974">
                  <w:marLeft w:val="600"/>
                  <w:marRight w:val="96"/>
                  <w:marTop w:val="0"/>
                  <w:marBottom w:val="0"/>
                  <w:divBdr>
                    <w:top w:val="none" w:sz="0" w:space="0" w:color="auto"/>
                    <w:left w:val="none" w:sz="0" w:space="0" w:color="auto"/>
                    <w:bottom w:val="none" w:sz="0" w:space="0" w:color="auto"/>
                    <w:right w:val="none" w:sz="0" w:space="0" w:color="auto"/>
                  </w:divBdr>
                </w:div>
              </w:divsChild>
            </w:div>
            <w:div w:id="1309241775">
              <w:marLeft w:val="0"/>
              <w:marRight w:val="0"/>
              <w:marTop w:val="0"/>
              <w:marBottom w:val="240"/>
              <w:divBdr>
                <w:top w:val="none" w:sz="0" w:space="0" w:color="auto"/>
                <w:left w:val="none" w:sz="0" w:space="0" w:color="auto"/>
                <w:bottom w:val="none" w:sz="0" w:space="0" w:color="auto"/>
                <w:right w:val="none" w:sz="0" w:space="0" w:color="auto"/>
              </w:divBdr>
              <w:divsChild>
                <w:div w:id="1436515659">
                  <w:marLeft w:val="600"/>
                  <w:marRight w:val="96"/>
                  <w:marTop w:val="0"/>
                  <w:marBottom w:val="0"/>
                  <w:divBdr>
                    <w:top w:val="none" w:sz="0" w:space="0" w:color="auto"/>
                    <w:left w:val="none" w:sz="0" w:space="0" w:color="auto"/>
                    <w:bottom w:val="none" w:sz="0" w:space="0" w:color="auto"/>
                    <w:right w:val="none" w:sz="0" w:space="0" w:color="auto"/>
                  </w:divBdr>
                </w:div>
              </w:divsChild>
            </w:div>
            <w:div w:id="1331054977">
              <w:marLeft w:val="0"/>
              <w:marRight w:val="0"/>
              <w:marTop w:val="0"/>
              <w:marBottom w:val="240"/>
              <w:divBdr>
                <w:top w:val="none" w:sz="0" w:space="0" w:color="auto"/>
                <w:left w:val="none" w:sz="0" w:space="0" w:color="auto"/>
                <w:bottom w:val="none" w:sz="0" w:space="0" w:color="auto"/>
                <w:right w:val="none" w:sz="0" w:space="0" w:color="auto"/>
              </w:divBdr>
              <w:divsChild>
                <w:div w:id="338628741">
                  <w:marLeft w:val="600"/>
                  <w:marRight w:val="96"/>
                  <w:marTop w:val="0"/>
                  <w:marBottom w:val="0"/>
                  <w:divBdr>
                    <w:top w:val="none" w:sz="0" w:space="0" w:color="auto"/>
                    <w:left w:val="none" w:sz="0" w:space="0" w:color="auto"/>
                    <w:bottom w:val="none" w:sz="0" w:space="0" w:color="auto"/>
                    <w:right w:val="none" w:sz="0" w:space="0" w:color="auto"/>
                  </w:divBdr>
                </w:div>
              </w:divsChild>
            </w:div>
            <w:div w:id="1343825319">
              <w:marLeft w:val="0"/>
              <w:marRight w:val="0"/>
              <w:marTop w:val="0"/>
              <w:marBottom w:val="240"/>
              <w:divBdr>
                <w:top w:val="none" w:sz="0" w:space="0" w:color="auto"/>
                <w:left w:val="none" w:sz="0" w:space="0" w:color="auto"/>
                <w:bottom w:val="none" w:sz="0" w:space="0" w:color="auto"/>
                <w:right w:val="none" w:sz="0" w:space="0" w:color="auto"/>
              </w:divBdr>
              <w:divsChild>
                <w:div w:id="588151702">
                  <w:marLeft w:val="600"/>
                  <w:marRight w:val="96"/>
                  <w:marTop w:val="0"/>
                  <w:marBottom w:val="0"/>
                  <w:divBdr>
                    <w:top w:val="none" w:sz="0" w:space="0" w:color="auto"/>
                    <w:left w:val="none" w:sz="0" w:space="0" w:color="auto"/>
                    <w:bottom w:val="none" w:sz="0" w:space="0" w:color="auto"/>
                    <w:right w:val="none" w:sz="0" w:space="0" w:color="auto"/>
                  </w:divBdr>
                </w:div>
              </w:divsChild>
            </w:div>
            <w:div w:id="1362167985">
              <w:marLeft w:val="0"/>
              <w:marRight w:val="0"/>
              <w:marTop w:val="0"/>
              <w:marBottom w:val="240"/>
              <w:divBdr>
                <w:top w:val="none" w:sz="0" w:space="0" w:color="auto"/>
                <w:left w:val="none" w:sz="0" w:space="0" w:color="auto"/>
                <w:bottom w:val="none" w:sz="0" w:space="0" w:color="auto"/>
                <w:right w:val="none" w:sz="0" w:space="0" w:color="auto"/>
              </w:divBdr>
              <w:divsChild>
                <w:div w:id="1408697079">
                  <w:marLeft w:val="600"/>
                  <w:marRight w:val="96"/>
                  <w:marTop w:val="0"/>
                  <w:marBottom w:val="0"/>
                  <w:divBdr>
                    <w:top w:val="none" w:sz="0" w:space="0" w:color="auto"/>
                    <w:left w:val="none" w:sz="0" w:space="0" w:color="auto"/>
                    <w:bottom w:val="none" w:sz="0" w:space="0" w:color="auto"/>
                    <w:right w:val="none" w:sz="0" w:space="0" w:color="auto"/>
                  </w:divBdr>
                </w:div>
              </w:divsChild>
            </w:div>
            <w:div w:id="1395815747">
              <w:marLeft w:val="0"/>
              <w:marRight w:val="0"/>
              <w:marTop w:val="0"/>
              <w:marBottom w:val="240"/>
              <w:divBdr>
                <w:top w:val="none" w:sz="0" w:space="0" w:color="auto"/>
                <w:left w:val="none" w:sz="0" w:space="0" w:color="auto"/>
                <w:bottom w:val="none" w:sz="0" w:space="0" w:color="auto"/>
                <w:right w:val="none" w:sz="0" w:space="0" w:color="auto"/>
              </w:divBdr>
              <w:divsChild>
                <w:div w:id="645934909">
                  <w:marLeft w:val="600"/>
                  <w:marRight w:val="96"/>
                  <w:marTop w:val="0"/>
                  <w:marBottom w:val="0"/>
                  <w:divBdr>
                    <w:top w:val="none" w:sz="0" w:space="0" w:color="auto"/>
                    <w:left w:val="none" w:sz="0" w:space="0" w:color="auto"/>
                    <w:bottom w:val="none" w:sz="0" w:space="0" w:color="auto"/>
                    <w:right w:val="none" w:sz="0" w:space="0" w:color="auto"/>
                  </w:divBdr>
                </w:div>
              </w:divsChild>
            </w:div>
            <w:div w:id="1535577637">
              <w:marLeft w:val="0"/>
              <w:marRight w:val="0"/>
              <w:marTop w:val="0"/>
              <w:marBottom w:val="240"/>
              <w:divBdr>
                <w:top w:val="none" w:sz="0" w:space="0" w:color="auto"/>
                <w:left w:val="none" w:sz="0" w:space="0" w:color="auto"/>
                <w:bottom w:val="none" w:sz="0" w:space="0" w:color="auto"/>
                <w:right w:val="none" w:sz="0" w:space="0" w:color="auto"/>
              </w:divBdr>
              <w:divsChild>
                <w:div w:id="1494947497">
                  <w:marLeft w:val="600"/>
                  <w:marRight w:val="96"/>
                  <w:marTop w:val="0"/>
                  <w:marBottom w:val="0"/>
                  <w:divBdr>
                    <w:top w:val="none" w:sz="0" w:space="0" w:color="auto"/>
                    <w:left w:val="none" w:sz="0" w:space="0" w:color="auto"/>
                    <w:bottom w:val="none" w:sz="0" w:space="0" w:color="auto"/>
                    <w:right w:val="none" w:sz="0" w:space="0" w:color="auto"/>
                  </w:divBdr>
                </w:div>
              </w:divsChild>
            </w:div>
            <w:div w:id="1577935485">
              <w:marLeft w:val="0"/>
              <w:marRight w:val="0"/>
              <w:marTop w:val="0"/>
              <w:marBottom w:val="240"/>
              <w:divBdr>
                <w:top w:val="none" w:sz="0" w:space="0" w:color="auto"/>
                <w:left w:val="none" w:sz="0" w:space="0" w:color="auto"/>
                <w:bottom w:val="none" w:sz="0" w:space="0" w:color="auto"/>
                <w:right w:val="none" w:sz="0" w:space="0" w:color="auto"/>
              </w:divBdr>
              <w:divsChild>
                <w:div w:id="305476697">
                  <w:marLeft w:val="600"/>
                  <w:marRight w:val="96"/>
                  <w:marTop w:val="0"/>
                  <w:marBottom w:val="0"/>
                  <w:divBdr>
                    <w:top w:val="none" w:sz="0" w:space="0" w:color="auto"/>
                    <w:left w:val="none" w:sz="0" w:space="0" w:color="auto"/>
                    <w:bottom w:val="none" w:sz="0" w:space="0" w:color="auto"/>
                    <w:right w:val="none" w:sz="0" w:space="0" w:color="auto"/>
                  </w:divBdr>
                </w:div>
              </w:divsChild>
            </w:div>
            <w:div w:id="1596354903">
              <w:marLeft w:val="0"/>
              <w:marRight w:val="0"/>
              <w:marTop w:val="0"/>
              <w:marBottom w:val="240"/>
              <w:divBdr>
                <w:top w:val="none" w:sz="0" w:space="0" w:color="auto"/>
                <w:left w:val="none" w:sz="0" w:space="0" w:color="auto"/>
                <w:bottom w:val="none" w:sz="0" w:space="0" w:color="auto"/>
                <w:right w:val="none" w:sz="0" w:space="0" w:color="auto"/>
              </w:divBdr>
              <w:divsChild>
                <w:div w:id="375783997">
                  <w:marLeft w:val="600"/>
                  <w:marRight w:val="96"/>
                  <w:marTop w:val="0"/>
                  <w:marBottom w:val="0"/>
                  <w:divBdr>
                    <w:top w:val="none" w:sz="0" w:space="0" w:color="auto"/>
                    <w:left w:val="none" w:sz="0" w:space="0" w:color="auto"/>
                    <w:bottom w:val="none" w:sz="0" w:space="0" w:color="auto"/>
                    <w:right w:val="none" w:sz="0" w:space="0" w:color="auto"/>
                  </w:divBdr>
                </w:div>
              </w:divsChild>
            </w:div>
            <w:div w:id="1650131756">
              <w:marLeft w:val="0"/>
              <w:marRight w:val="0"/>
              <w:marTop w:val="0"/>
              <w:marBottom w:val="240"/>
              <w:divBdr>
                <w:top w:val="none" w:sz="0" w:space="0" w:color="auto"/>
                <w:left w:val="none" w:sz="0" w:space="0" w:color="auto"/>
                <w:bottom w:val="none" w:sz="0" w:space="0" w:color="auto"/>
                <w:right w:val="none" w:sz="0" w:space="0" w:color="auto"/>
              </w:divBdr>
              <w:divsChild>
                <w:div w:id="1394236051">
                  <w:marLeft w:val="600"/>
                  <w:marRight w:val="96"/>
                  <w:marTop w:val="0"/>
                  <w:marBottom w:val="0"/>
                  <w:divBdr>
                    <w:top w:val="none" w:sz="0" w:space="0" w:color="auto"/>
                    <w:left w:val="none" w:sz="0" w:space="0" w:color="auto"/>
                    <w:bottom w:val="none" w:sz="0" w:space="0" w:color="auto"/>
                    <w:right w:val="none" w:sz="0" w:space="0" w:color="auto"/>
                  </w:divBdr>
                </w:div>
              </w:divsChild>
            </w:div>
            <w:div w:id="1664704152">
              <w:marLeft w:val="0"/>
              <w:marRight w:val="0"/>
              <w:marTop w:val="0"/>
              <w:marBottom w:val="240"/>
              <w:divBdr>
                <w:top w:val="none" w:sz="0" w:space="0" w:color="auto"/>
                <w:left w:val="none" w:sz="0" w:space="0" w:color="auto"/>
                <w:bottom w:val="none" w:sz="0" w:space="0" w:color="auto"/>
                <w:right w:val="none" w:sz="0" w:space="0" w:color="auto"/>
              </w:divBdr>
              <w:divsChild>
                <w:div w:id="765927922">
                  <w:marLeft w:val="600"/>
                  <w:marRight w:val="96"/>
                  <w:marTop w:val="0"/>
                  <w:marBottom w:val="0"/>
                  <w:divBdr>
                    <w:top w:val="none" w:sz="0" w:space="0" w:color="auto"/>
                    <w:left w:val="none" w:sz="0" w:space="0" w:color="auto"/>
                    <w:bottom w:val="none" w:sz="0" w:space="0" w:color="auto"/>
                    <w:right w:val="none" w:sz="0" w:space="0" w:color="auto"/>
                  </w:divBdr>
                </w:div>
              </w:divsChild>
            </w:div>
            <w:div w:id="1664894646">
              <w:marLeft w:val="0"/>
              <w:marRight w:val="0"/>
              <w:marTop w:val="0"/>
              <w:marBottom w:val="240"/>
              <w:divBdr>
                <w:top w:val="none" w:sz="0" w:space="0" w:color="auto"/>
                <w:left w:val="none" w:sz="0" w:space="0" w:color="auto"/>
                <w:bottom w:val="none" w:sz="0" w:space="0" w:color="auto"/>
                <w:right w:val="none" w:sz="0" w:space="0" w:color="auto"/>
              </w:divBdr>
              <w:divsChild>
                <w:div w:id="747843603">
                  <w:marLeft w:val="600"/>
                  <w:marRight w:val="96"/>
                  <w:marTop w:val="0"/>
                  <w:marBottom w:val="0"/>
                  <w:divBdr>
                    <w:top w:val="none" w:sz="0" w:space="0" w:color="auto"/>
                    <w:left w:val="none" w:sz="0" w:space="0" w:color="auto"/>
                    <w:bottom w:val="none" w:sz="0" w:space="0" w:color="auto"/>
                    <w:right w:val="none" w:sz="0" w:space="0" w:color="auto"/>
                  </w:divBdr>
                </w:div>
              </w:divsChild>
            </w:div>
            <w:div w:id="1690449401">
              <w:marLeft w:val="0"/>
              <w:marRight w:val="0"/>
              <w:marTop w:val="0"/>
              <w:marBottom w:val="0"/>
              <w:divBdr>
                <w:top w:val="none" w:sz="0" w:space="0" w:color="auto"/>
                <w:left w:val="none" w:sz="0" w:space="0" w:color="auto"/>
                <w:bottom w:val="none" w:sz="0" w:space="0" w:color="auto"/>
                <w:right w:val="none" w:sz="0" w:space="0" w:color="auto"/>
              </w:divBdr>
              <w:divsChild>
                <w:div w:id="633369160">
                  <w:marLeft w:val="600"/>
                  <w:marRight w:val="96"/>
                  <w:marTop w:val="0"/>
                  <w:marBottom w:val="0"/>
                  <w:divBdr>
                    <w:top w:val="none" w:sz="0" w:space="0" w:color="auto"/>
                    <w:left w:val="none" w:sz="0" w:space="0" w:color="auto"/>
                    <w:bottom w:val="none" w:sz="0" w:space="0" w:color="auto"/>
                    <w:right w:val="none" w:sz="0" w:space="0" w:color="auto"/>
                  </w:divBdr>
                </w:div>
              </w:divsChild>
            </w:div>
            <w:div w:id="1698893908">
              <w:marLeft w:val="0"/>
              <w:marRight w:val="0"/>
              <w:marTop w:val="0"/>
              <w:marBottom w:val="240"/>
              <w:divBdr>
                <w:top w:val="none" w:sz="0" w:space="0" w:color="auto"/>
                <w:left w:val="none" w:sz="0" w:space="0" w:color="auto"/>
                <w:bottom w:val="none" w:sz="0" w:space="0" w:color="auto"/>
                <w:right w:val="none" w:sz="0" w:space="0" w:color="auto"/>
              </w:divBdr>
              <w:divsChild>
                <w:div w:id="718431565">
                  <w:marLeft w:val="600"/>
                  <w:marRight w:val="96"/>
                  <w:marTop w:val="0"/>
                  <w:marBottom w:val="0"/>
                  <w:divBdr>
                    <w:top w:val="none" w:sz="0" w:space="0" w:color="auto"/>
                    <w:left w:val="none" w:sz="0" w:space="0" w:color="auto"/>
                    <w:bottom w:val="none" w:sz="0" w:space="0" w:color="auto"/>
                    <w:right w:val="none" w:sz="0" w:space="0" w:color="auto"/>
                  </w:divBdr>
                </w:div>
              </w:divsChild>
            </w:div>
            <w:div w:id="1735933306">
              <w:marLeft w:val="0"/>
              <w:marRight w:val="0"/>
              <w:marTop w:val="0"/>
              <w:marBottom w:val="240"/>
              <w:divBdr>
                <w:top w:val="none" w:sz="0" w:space="0" w:color="auto"/>
                <w:left w:val="none" w:sz="0" w:space="0" w:color="auto"/>
                <w:bottom w:val="none" w:sz="0" w:space="0" w:color="auto"/>
                <w:right w:val="none" w:sz="0" w:space="0" w:color="auto"/>
              </w:divBdr>
              <w:divsChild>
                <w:div w:id="643395551">
                  <w:marLeft w:val="600"/>
                  <w:marRight w:val="96"/>
                  <w:marTop w:val="0"/>
                  <w:marBottom w:val="0"/>
                  <w:divBdr>
                    <w:top w:val="none" w:sz="0" w:space="0" w:color="auto"/>
                    <w:left w:val="none" w:sz="0" w:space="0" w:color="auto"/>
                    <w:bottom w:val="none" w:sz="0" w:space="0" w:color="auto"/>
                    <w:right w:val="none" w:sz="0" w:space="0" w:color="auto"/>
                  </w:divBdr>
                </w:div>
              </w:divsChild>
            </w:div>
            <w:div w:id="1802307048">
              <w:marLeft w:val="0"/>
              <w:marRight w:val="0"/>
              <w:marTop w:val="0"/>
              <w:marBottom w:val="240"/>
              <w:divBdr>
                <w:top w:val="none" w:sz="0" w:space="0" w:color="auto"/>
                <w:left w:val="none" w:sz="0" w:space="0" w:color="auto"/>
                <w:bottom w:val="none" w:sz="0" w:space="0" w:color="auto"/>
                <w:right w:val="none" w:sz="0" w:space="0" w:color="auto"/>
              </w:divBdr>
              <w:divsChild>
                <w:div w:id="126632604">
                  <w:marLeft w:val="600"/>
                  <w:marRight w:val="96"/>
                  <w:marTop w:val="0"/>
                  <w:marBottom w:val="0"/>
                  <w:divBdr>
                    <w:top w:val="none" w:sz="0" w:space="0" w:color="auto"/>
                    <w:left w:val="none" w:sz="0" w:space="0" w:color="auto"/>
                    <w:bottom w:val="none" w:sz="0" w:space="0" w:color="auto"/>
                    <w:right w:val="none" w:sz="0" w:space="0" w:color="auto"/>
                  </w:divBdr>
                </w:div>
              </w:divsChild>
            </w:div>
            <w:div w:id="1829595422">
              <w:marLeft w:val="0"/>
              <w:marRight w:val="0"/>
              <w:marTop w:val="0"/>
              <w:marBottom w:val="240"/>
              <w:divBdr>
                <w:top w:val="none" w:sz="0" w:space="0" w:color="auto"/>
                <w:left w:val="none" w:sz="0" w:space="0" w:color="auto"/>
                <w:bottom w:val="none" w:sz="0" w:space="0" w:color="auto"/>
                <w:right w:val="none" w:sz="0" w:space="0" w:color="auto"/>
              </w:divBdr>
              <w:divsChild>
                <w:div w:id="58286583">
                  <w:marLeft w:val="600"/>
                  <w:marRight w:val="96"/>
                  <w:marTop w:val="0"/>
                  <w:marBottom w:val="0"/>
                  <w:divBdr>
                    <w:top w:val="none" w:sz="0" w:space="0" w:color="auto"/>
                    <w:left w:val="none" w:sz="0" w:space="0" w:color="auto"/>
                    <w:bottom w:val="none" w:sz="0" w:space="0" w:color="auto"/>
                    <w:right w:val="none" w:sz="0" w:space="0" w:color="auto"/>
                  </w:divBdr>
                </w:div>
              </w:divsChild>
            </w:div>
            <w:div w:id="1832019390">
              <w:marLeft w:val="0"/>
              <w:marRight w:val="0"/>
              <w:marTop w:val="0"/>
              <w:marBottom w:val="240"/>
              <w:divBdr>
                <w:top w:val="none" w:sz="0" w:space="0" w:color="auto"/>
                <w:left w:val="none" w:sz="0" w:space="0" w:color="auto"/>
                <w:bottom w:val="none" w:sz="0" w:space="0" w:color="auto"/>
                <w:right w:val="none" w:sz="0" w:space="0" w:color="auto"/>
              </w:divBdr>
              <w:divsChild>
                <w:div w:id="707725692">
                  <w:marLeft w:val="600"/>
                  <w:marRight w:val="96"/>
                  <w:marTop w:val="0"/>
                  <w:marBottom w:val="0"/>
                  <w:divBdr>
                    <w:top w:val="none" w:sz="0" w:space="0" w:color="auto"/>
                    <w:left w:val="none" w:sz="0" w:space="0" w:color="auto"/>
                    <w:bottom w:val="none" w:sz="0" w:space="0" w:color="auto"/>
                    <w:right w:val="none" w:sz="0" w:space="0" w:color="auto"/>
                  </w:divBdr>
                </w:div>
              </w:divsChild>
            </w:div>
            <w:div w:id="1941178252">
              <w:marLeft w:val="0"/>
              <w:marRight w:val="0"/>
              <w:marTop w:val="0"/>
              <w:marBottom w:val="240"/>
              <w:divBdr>
                <w:top w:val="none" w:sz="0" w:space="0" w:color="auto"/>
                <w:left w:val="none" w:sz="0" w:space="0" w:color="auto"/>
                <w:bottom w:val="none" w:sz="0" w:space="0" w:color="auto"/>
                <w:right w:val="none" w:sz="0" w:space="0" w:color="auto"/>
              </w:divBdr>
              <w:divsChild>
                <w:div w:id="2117947597">
                  <w:marLeft w:val="600"/>
                  <w:marRight w:val="96"/>
                  <w:marTop w:val="0"/>
                  <w:marBottom w:val="0"/>
                  <w:divBdr>
                    <w:top w:val="none" w:sz="0" w:space="0" w:color="auto"/>
                    <w:left w:val="none" w:sz="0" w:space="0" w:color="auto"/>
                    <w:bottom w:val="none" w:sz="0" w:space="0" w:color="auto"/>
                    <w:right w:val="none" w:sz="0" w:space="0" w:color="auto"/>
                  </w:divBdr>
                </w:div>
              </w:divsChild>
            </w:div>
            <w:div w:id="1947342910">
              <w:marLeft w:val="0"/>
              <w:marRight w:val="0"/>
              <w:marTop w:val="0"/>
              <w:marBottom w:val="240"/>
              <w:divBdr>
                <w:top w:val="none" w:sz="0" w:space="0" w:color="auto"/>
                <w:left w:val="none" w:sz="0" w:space="0" w:color="auto"/>
                <w:bottom w:val="none" w:sz="0" w:space="0" w:color="auto"/>
                <w:right w:val="none" w:sz="0" w:space="0" w:color="auto"/>
              </w:divBdr>
              <w:divsChild>
                <w:div w:id="1961376014">
                  <w:marLeft w:val="600"/>
                  <w:marRight w:val="96"/>
                  <w:marTop w:val="0"/>
                  <w:marBottom w:val="0"/>
                  <w:divBdr>
                    <w:top w:val="none" w:sz="0" w:space="0" w:color="auto"/>
                    <w:left w:val="none" w:sz="0" w:space="0" w:color="auto"/>
                    <w:bottom w:val="none" w:sz="0" w:space="0" w:color="auto"/>
                    <w:right w:val="none" w:sz="0" w:space="0" w:color="auto"/>
                  </w:divBdr>
                </w:div>
              </w:divsChild>
            </w:div>
            <w:div w:id="2051882132">
              <w:marLeft w:val="0"/>
              <w:marRight w:val="0"/>
              <w:marTop w:val="0"/>
              <w:marBottom w:val="240"/>
              <w:divBdr>
                <w:top w:val="none" w:sz="0" w:space="0" w:color="auto"/>
                <w:left w:val="none" w:sz="0" w:space="0" w:color="auto"/>
                <w:bottom w:val="none" w:sz="0" w:space="0" w:color="auto"/>
                <w:right w:val="none" w:sz="0" w:space="0" w:color="auto"/>
              </w:divBdr>
              <w:divsChild>
                <w:div w:id="1864703895">
                  <w:marLeft w:val="600"/>
                  <w:marRight w:val="96"/>
                  <w:marTop w:val="0"/>
                  <w:marBottom w:val="0"/>
                  <w:divBdr>
                    <w:top w:val="none" w:sz="0" w:space="0" w:color="auto"/>
                    <w:left w:val="none" w:sz="0" w:space="0" w:color="auto"/>
                    <w:bottom w:val="none" w:sz="0" w:space="0" w:color="auto"/>
                    <w:right w:val="none" w:sz="0" w:space="0" w:color="auto"/>
                  </w:divBdr>
                </w:div>
              </w:divsChild>
            </w:div>
            <w:div w:id="2057577962">
              <w:marLeft w:val="0"/>
              <w:marRight w:val="0"/>
              <w:marTop w:val="0"/>
              <w:marBottom w:val="240"/>
              <w:divBdr>
                <w:top w:val="none" w:sz="0" w:space="0" w:color="auto"/>
                <w:left w:val="none" w:sz="0" w:space="0" w:color="auto"/>
                <w:bottom w:val="none" w:sz="0" w:space="0" w:color="auto"/>
                <w:right w:val="none" w:sz="0" w:space="0" w:color="auto"/>
              </w:divBdr>
              <w:divsChild>
                <w:div w:id="959919261">
                  <w:marLeft w:val="600"/>
                  <w:marRight w:val="96"/>
                  <w:marTop w:val="0"/>
                  <w:marBottom w:val="0"/>
                  <w:divBdr>
                    <w:top w:val="none" w:sz="0" w:space="0" w:color="auto"/>
                    <w:left w:val="none" w:sz="0" w:space="0" w:color="auto"/>
                    <w:bottom w:val="none" w:sz="0" w:space="0" w:color="auto"/>
                    <w:right w:val="none" w:sz="0" w:space="0" w:color="auto"/>
                  </w:divBdr>
                </w:div>
              </w:divsChild>
            </w:div>
            <w:div w:id="2122842535">
              <w:marLeft w:val="0"/>
              <w:marRight w:val="0"/>
              <w:marTop w:val="0"/>
              <w:marBottom w:val="240"/>
              <w:divBdr>
                <w:top w:val="none" w:sz="0" w:space="0" w:color="auto"/>
                <w:left w:val="none" w:sz="0" w:space="0" w:color="auto"/>
                <w:bottom w:val="none" w:sz="0" w:space="0" w:color="auto"/>
                <w:right w:val="none" w:sz="0" w:space="0" w:color="auto"/>
              </w:divBdr>
              <w:divsChild>
                <w:div w:id="859466356">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hyperlink" Target="https://doi.org/10.7910/DVN/6QX3RU" TargetMode="External"/><Relationship Id="rId21" Type="http://schemas.openxmlformats.org/officeDocument/2006/relationships/image" Target="media/image11.sv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microsoft.com/office/2018/08/relationships/commentsExtensible" Target="commentsExtensible.xm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6/09/relationships/commentsIds" Target="commentsIds.xml"/><Relationship Id="rId32" Type="http://schemas.openxmlformats.org/officeDocument/2006/relationships/image" Target="media/image16.svg"/><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svg"/><Relationship Id="rId23" Type="http://schemas.microsoft.com/office/2011/relationships/commentsExtended" Target="commentsExtended.xml"/><Relationship Id="rId28" Type="http://schemas.openxmlformats.org/officeDocument/2006/relationships/hyperlink" Target="mailto:cl948@cam.ac.uk"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sv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comments" Target="comments.xml"/><Relationship Id="rId27" Type="http://schemas.openxmlformats.org/officeDocument/2006/relationships/image" Target="media/image12.jpg"/><Relationship Id="rId30" Type="http://schemas.openxmlformats.org/officeDocument/2006/relationships/image" Target="media/image14.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7EE148FAE2AC4CBD31B2D462F9CF30" ma:contentTypeVersion="14" ma:contentTypeDescription="Create a new document." ma:contentTypeScope="" ma:versionID="32d02fd5b333fa434f34bde1bf2ec45a">
  <xsd:schema xmlns:xsd="http://www.w3.org/2001/XMLSchema" xmlns:xs="http://www.w3.org/2001/XMLSchema" xmlns:p="http://schemas.microsoft.com/office/2006/metadata/properties" xmlns:ns3="cb8608b1-2aa6-47f8-9902-9e175df42756" xmlns:ns4="a575893f-6266-403c-8794-47236f1576ac" targetNamespace="http://schemas.microsoft.com/office/2006/metadata/properties" ma:root="true" ma:fieldsID="4a2ba7284ca3bfc67ed51837d7809af4" ns3:_="" ns4:_="">
    <xsd:import namespace="cb8608b1-2aa6-47f8-9902-9e175df42756"/>
    <xsd:import namespace="a575893f-6266-403c-8794-47236f1576a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608b1-2aa6-47f8-9902-9e175df4275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75893f-6266-403c-8794-47236f1576a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 StyleName=""/>
</file>

<file path=customXml/item4.xml><?xml version="1.0" encoding="utf-8"?>
<p:properties xmlns:p="http://schemas.microsoft.com/office/2006/metadata/properties" xmlns:xsi="http://www.w3.org/2001/XMLSchema-instance" xmlns:pc="http://schemas.microsoft.com/office/infopath/2007/PartnerControls">
  <documentManagement>
    <_activity xmlns="a575893f-6266-403c-8794-47236f1576ac" xsi:nil="true"/>
  </documentManagement>
</p:properties>
</file>

<file path=customXml/itemProps1.xml><?xml version="1.0" encoding="utf-8"?>
<ds:datastoreItem xmlns:ds="http://schemas.openxmlformats.org/officeDocument/2006/customXml" ds:itemID="{45F70B3A-CB1C-4814-A5C9-68D5A1F8B0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608b1-2aa6-47f8-9902-9e175df42756"/>
    <ds:schemaRef ds:uri="a575893f-6266-403c-8794-47236f1576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EC6F4A-E94B-424A-B59A-A83A08BCADAA}">
  <ds:schemaRefs>
    <ds:schemaRef ds:uri="http://schemas.microsoft.com/sharepoint/v3/contenttype/forms"/>
  </ds:schemaRefs>
</ds:datastoreItem>
</file>

<file path=customXml/itemProps3.xml><?xml version="1.0" encoding="utf-8"?>
<ds:datastoreItem xmlns:ds="http://schemas.openxmlformats.org/officeDocument/2006/customXml" ds:itemID="{32245BFD-FF65-4E76-9781-AB5B7A8F2B54}">
  <ds:schemaRefs>
    <ds:schemaRef ds:uri="http://schemas.openxmlformats.org/officeDocument/2006/bibliography"/>
  </ds:schemaRefs>
</ds:datastoreItem>
</file>

<file path=customXml/itemProps4.xml><?xml version="1.0" encoding="utf-8"?>
<ds:datastoreItem xmlns:ds="http://schemas.openxmlformats.org/officeDocument/2006/customXml" ds:itemID="{56019445-CA74-4879-94B5-1432341CFE85}">
  <ds:schemaRefs>
    <ds:schemaRef ds:uri="http://schemas.microsoft.com/office/2006/metadata/properties"/>
    <ds:schemaRef ds:uri="http://schemas.microsoft.com/office/infopath/2007/PartnerControls"/>
    <ds:schemaRef ds:uri="a575893f-6266-403c-8794-47236f1576ac"/>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31</Pages>
  <Words>36167</Words>
  <Characters>206156</Characters>
  <Application>Microsoft Office Word</Application>
  <DocSecurity>0</DocSecurity>
  <Lines>1717</Lines>
  <Paragraphs>483</Paragraphs>
  <ScaleCrop>false</ScaleCrop>
  <HeadingPairs>
    <vt:vector size="2" baseType="variant">
      <vt:variant>
        <vt:lpstr>Title</vt:lpstr>
      </vt:variant>
      <vt:variant>
        <vt:i4>1</vt:i4>
      </vt:variant>
    </vt:vector>
  </HeadingPairs>
  <TitlesOfParts>
    <vt:vector size="1" baseType="lpstr">
      <vt:lpstr>Science Manuscript Template</vt:lpstr>
    </vt:vector>
  </TitlesOfParts>
  <Company>Microsoft</Company>
  <LinksUpToDate>false</LinksUpToDate>
  <CharactersWithSpaces>241840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Manuscript Template</dc:title>
  <dc:subject/>
  <dc:creator>bhanson</dc:creator>
  <cp:keywords/>
  <dc:description/>
  <cp:lastModifiedBy>Charles Lanfear</cp:lastModifiedBy>
  <cp:revision>39</cp:revision>
  <cp:lastPrinted>2024-04-17T16:44:00Z</cp:lastPrinted>
  <dcterms:created xsi:type="dcterms:W3CDTF">2024-08-04T10:36:00Z</dcterms:created>
  <dcterms:modified xsi:type="dcterms:W3CDTF">2025-10-12T14:57:00Z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0x0101008E7EE148FAE2AC4CBD31B2D462F9CF30</vt:lpwstr>
  </property>
  <property fmtid="{D5CDD505-2E9C-101B-9397-08002B2CF9AE}" pid="3" name="ZOTERO_PREF_1">
    <vt:lpwstr>&lt;data data-version="3" zotero-version="7.0.24"&gt;&lt;session id="dOuC1piZ"/&gt;&lt;style id="http://www.zotero.org/styles/science" hasBibliography="1" bibliographyStyleHasBeenSet="1"/&gt;&lt;prefs&gt;&lt;pref name="fieldType" value="Field"/&gt;&lt;pref name="automaticJournalAbbreviat</vt:lpwstr>
  </property>
  <property fmtid="{D5CDD505-2E9C-101B-9397-08002B2CF9AE}" pid="4" name="ZOTERO_PREF_2">
    <vt:lpwstr>ions" value="true"/&gt;&lt;pref name="dontAskDelayCitationUpdates" value="true"/&gt;&lt;/prefs&gt;&lt;/data&gt;</vt:lpwstr>
  </property>
</Properties>
</file>